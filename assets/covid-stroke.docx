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91C17C" w14:textId="77777777" w:rsidR="00D64AC9" w:rsidRDefault="00D64AC9" w:rsidP="00F13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"/>
        </w:rPr>
        <w:t xml:space="preserve">STROKE in COVID-19 Patients </w:t>
      </w:r>
    </w:p>
    <w:p w14:paraId="45B8934E" w14:textId="77777777" w:rsidR="00C74B88" w:rsidRPr="00F1303E" w:rsidRDefault="00C74B88" w:rsidP="00F13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"/>
        </w:rPr>
      </w:pPr>
      <w:r w:rsidRPr="00F1303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"/>
        </w:rPr>
        <w:t xml:space="preserve">Incidence and </w:t>
      </w:r>
      <w:r w:rsidR="00F1303E" w:rsidRPr="00F1303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"/>
        </w:rPr>
        <w:t>R</w:t>
      </w:r>
      <w:r w:rsidRPr="00F1303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"/>
        </w:rPr>
        <w:t xml:space="preserve">isks </w:t>
      </w:r>
    </w:p>
    <w:p w14:paraId="54F7E87B" w14:textId="77777777" w:rsidR="00720B96" w:rsidRPr="00F1303E" w:rsidRDefault="00720B96" w:rsidP="00F13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 w:rsidRPr="00720B9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Patients with COVID-19 may have an increased risk of stroke related to a systemic inflammatory and pro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-</w:t>
      </w:r>
      <w:r w:rsidRPr="00720B9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thrombotic state as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well as</w:t>
      </w:r>
      <w:r w:rsidRPr="00720B9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medical comorbidities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. The majority of strokes are ischemic: Incidence of ischemic stroke (5%), intracranial hemorrhage (0.5%) and venous sinus thrombosis (0.5%) of the total Covid-19 positive patients. </w:t>
      </w:r>
    </w:p>
    <w:p w14:paraId="459EAC05" w14:textId="77777777" w:rsidR="00720B96" w:rsidRPr="00F1303E" w:rsidRDefault="00720B96" w:rsidP="00F13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Factors associated with stroke include: </w:t>
      </w:r>
      <w:r w:rsidRPr="00720B9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older age, risk factors (hypertension, diabetes, 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and </w:t>
      </w:r>
      <w:r w:rsidRPr="00720B9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prior 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ischemic</w:t>
      </w:r>
      <w:r w:rsidRPr="00720B9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disease), elevated C-reactive protein, elevated D-dimer, and more severe COVID-19 disease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. However, there are reports of even severe large vessel occlusion strokes in younger asymptomatic patients.</w:t>
      </w:r>
      <w:r w:rsidRPr="00720B9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</w:t>
      </w:r>
    </w:p>
    <w:p w14:paraId="733A26E3" w14:textId="77777777" w:rsidR="00C74B88" w:rsidRPr="00F1303E" w:rsidRDefault="00C74B88" w:rsidP="00F13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"/>
        </w:rPr>
      </w:pPr>
      <w:r w:rsidRPr="00F1303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"/>
        </w:rPr>
        <w:t>Acute Management</w:t>
      </w:r>
    </w:p>
    <w:p w14:paraId="18F2C1F6" w14:textId="77777777" w:rsidR="003D7735" w:rsidRPr="00F1303E" w:rsidRDefault="003D7735" w:rsidP="00F13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In patients with 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"/>
        </w:rPr>
        <w:t>known COVID</w:t>
      </w:r>
      <w:r w:rsidR="00900C2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"/>
        </w:rPr>
        <w:t>-19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, the decision to give IV </w:t>
      </w:r>
      <w:proofErr w:type="spellStart"/>
      <w:r w:rsidR="00900C2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r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tPA</w:t>
      </w:r>
      <w:proofErr w:type="spellEnd"/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has to be made after PLT, PT and </w:t>
      </w:r>
      <w:r w:rsid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PTT are back due to concern for DIC and higher risk of bleeding.</w:t>
      </w:r>
      <w:r w:rsidR="00900C2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</w:t>
      </w:r>
      <w:r w:rsid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</w:t>
      </w:r>
    </w:p>
    <w:p w14:paraId="3407B8A2" w14:textId="31BD1526" w:rsidR="00C74B88" w:rsidRPr="00F1303E" w:rsidRDefault="003D7735" w:rsidP="00F13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Tele-stroke physicians will ask RAPID Abbott testing for 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"/>
        </w:rPr>
        <w:t>all stroke patients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</w:t>
      </w:r>
      <w:r w:rsidR="007538FB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≤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60 with symptoms concerning for</w:t>
      </w:r>
      <w:r w:rsidR="007538FB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/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o</w:t>
      </w:r>
      <w:r w:rsidR="007538FB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r a 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known embolic stroke </w:t>
      </w:r>
      <w:r w:rsidR="00900C26"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including patients going for thrombectomy</w:t>
      </w:r>
      <w:r w:rsidR="00900C2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,</w:t>
      </w:r>
      <w:r w:rsidR="00900C26"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even in the absence of “classic” COV</w:t>
      </w:r>
      <w:ins w:id="0" w:author="Navdeep X. Sangha" w:date="2020-05-04T20:14:00Z">
        <w:r w:rsidR="0058658B">
          <w:rPr>
            <w:rFonts w:ascii="Times New Roman" w:eastAsia="Times New Roman" w:hAnsi="Times New Roman" w:cs="Times New Roman"/>
            <w:color w:val="000000"/>
            <w:sz w:val="24"/>
            <w:szCs w:val="24"/>
            <w:lang w:val="en"/>
          </w:rPr>
          <w:t>I</w:t>
        </w:r>
      </w:ins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D symptoms</w:t>
      </w:r>
      <w:r w:rsidR="00900C2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.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</w:t>
      </w:r>
    </w:p>
    <w:p w14:paraId="2742F685" w14:textId="77777777" w:rsidR="00F1303E" w:rsidRDefault="00F1303E" w:rsidP="00F13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Note:</w:t>
      </w:r>
      <w:r w:rsidR="003D7735"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After IV </w:t>
      </w:r>
      <w:proofErr w:type="spellStart"/>
      <w:r w:rsidR="003D7735"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tPA</w:t>
      </w:r>
      <w:proofErr w:type="spellEnd"/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, D-dimer level </w:t>
      </w:r>
      <w:r w:rsidR="00900C26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tends to increase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. This needs to be taken into account when following D-Dimer levels for systemic prognostication purposes. </w:t>
      </w:r>
    </w:p>
    <w:p w14:paraId="4EF813B9" w14:textId="77777777" w:rsidR="00F1303E" w:rsidRDefault="003D7735" w:rsidP="00F13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 w:rsidRPr="00F1303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"/>
        </w:rPr>
        <w:t>Work up</w:t>
      </w:r>
      <w:r w:rsidR="00F1303E" w:rsidRPr="00F1303E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"/>
        </w:rPr>
        <w:t xml:space="preserve"> and Management 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</w:t>
      </w:r>
    </w:p>
    <w:p w14:paraId="1E197E05" w14:textId="4054EC19" w:rsidR="00485BBE" w:rsidRDefault="00F1303E" w:rsidP="0048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In addition to standard work up, consider requesting D-Dimer</w:t>
      </w:r>
      <w:r w:rsidR="007538FB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(use the D-dimer quantitative for DVT order)</w:t>
      </w:r>
      <w:r w:rsidRPr="00F1303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, Anti-phospholipid Ab panel (Lupus anticoagulants, beta2 glycoprotein antibodies and anti-cardiolipin antibodies) and Fibrinogen if not already done. </w:t>
      </w:r>
      <w:r w:rsidR="00B20260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The use of CT scanner is logistically easier than MRI Scanner.</w:t>
      </w:r>
    </w:p>
    <w:p w14:paraId="5304492D" w14:textId="77777777" w:rsidR="00D64AC9" w:rsidRDefault="00485BBE" w:rsidP="00D64A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I</w:t>
      </w:r>
      <w:r w:rsidR="00900C26"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t is </w:t>
      </w:r>
      <w:r w:rsidR="00F1303E"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recommend</w:t>
      </w:r>
      <w:r w:rsidR="00900C26"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ed</w:t>
      </w:r>
      <w:r w:rsidR="00F1303E"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to do therapeutic anticoagulation in the following patients. </w:t>
      </w:r>
      <w:r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The size of ischemic area and absence/presence of hemorrhagic conversion need to be taken into account to decide.   </w:t>
      </w:r>
    </w:p>
    <w:p w14:paraId="66782880" w14:textId="77777777" w:rsidR="00485BBE" w:rsidRPr="00D64AC9" w:rsidRDefault="00485BBE" w:rsidP="00D64AC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 w:rsidRPr="00D64AC9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Ischemic stroke that cannot be explained by other mechanism and thought to be embolic or in the setting of hypercoagulable state. </w:t>
      </w:r>
    </w:p>
    <w:p w14:paraId="2AB69895" w14:textId="77777777" w:rsidR="00485BBE" w:rsidRPr="00485BBE" w:rsidRDefault="00485BBE" w:rsidP="00485BB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Abnormal presence of antiphospholipid antibodies (Lupus anticoagulants, beta2 glycoprotein antibodies and anti-cardiolipin antibodies). </w:t>
      </w:r>
    </w:p>
    <w:p w14:paraId="3A085D0D" w14:textId="74C751A6" w:rsidR="00B20260" w:rsidRPr="00B20260" w:rsidRDefault="00B20260" w:rsidP="00837F5F">
      <w:pPr>
        <w:pStyle w:val="ListParagraph"/>
        <w:numPr>
          <w:ilvl w:val="0"/>
          <w:numId w:val="13"/>
        </w:numPr>
        <w:spacing w:before="675" w:after="225" w:line="240" w:lineRule="auto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 w:rsidRPr="00B20260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Severely elevated D-Dimer&gt;3000 especially if more than </w:t>
      </w:r>
      <w:r w:rsidR="007538FB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10000</w:t>
      </w:r>
      <w:bookmarkStart w:id="1" w:name="_GoBack"/>
      <w:bookmarkEnd w:id="1"/>
    </w:p>
    <w:p w14:paraId="6DE69C27" w14:textId="77777777" w:rsidR="00485BBE" w:rsidRDefault="00485BBE" w:rsidP="00485BB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</w:p>
    <w:p w14:paraId="43017B9B" w14:textId="77777777" w:rsidR="00485BBE" w:rsidRPr="00485BBE" w:rsidRDefault="00485BBE" w:rsidP="0048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lastRenderedPageBreak/>
        <w:t xml:space="preserve">The proposed duration is </w:t>
      </w:r>
      <w:r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at least 4 weeks. The duration will also depend on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status of active infection/</w:t>
      </w:r>
      <w:r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inflammation, persistent hypercoagulable state on serial labs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. An</w:t>
      </w:r>
      <w:r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interdisciplinary discussion with Hem/</w:t>
      </w:r>
      <w:proofErr w:type="spellStart"/>
      <w:r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Onc</w:t>
      </w:r>
      <w:proofErr w:type="spellEnd"/>
      <w:r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, ID and IM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>can</w:t>
      </w:r>
      <w:r w:rsidRPr="00485BBE"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be helpful.  </w:t>
      </w:r>
    </w:p>
    <w:p w14:paraId="2AEFB177" w14:textId="77777777" w:rsidR="00485BBE" w:rsidRPr="00485BBE" w:rsidRDefault="00485BBE" w:rsidP="00485BBE">
      <w:pPr>
        <w:spacing w:before="675" w:after="225" w:line="240" w:lineRule="auto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</w:p>
    <w:p w14:paraId="4877F8FF" w14:textId="77777777" w:rsidR="00F1303E" w:rsidRPr="00F1303E" w:rsidRDefault="00F1303E" w:rsidP="00F1303E">
      <w:pPr>
        <w:spacing w:before="675" w:after="225" w:line="240" w:lineRule="auto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  <w:t xml:space="preserve"> </w:t>
      </w:r>
    </w:p>
    <w:p w14:paraId="3D983584" w14:textId="77777777" w:rsidR="00F1303E" w:rsidRPr="00F1303E" w:rsidRDefault="00F1303E" w:rsidP="00F1303E">
      <w:pPr>
        <w:spacing w:before="675" w:after="225" w:line="240" w:lineRule="auto"/>
        <w:outlineLvl w:val="3"/>
        <w:rPr>
          <w:rFonts w:ascii="Times New Roman" w:eastAsia="Times New Roman" w:hAnsi="Times New Roman" w:cs="Times New Roman"/>
          <w:color w:val="000000"/>
          <w:sz w:val="24"/>
          <w:szCs w:val="24"/>
          <w:lang w:val="en"/>
        </w:rPr>
      </w:pPr>
    </w:p>
    <w:sectPr w:rsidR="00F1303E" w:rsidRPr="00F13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63C1"/>
    <w:multiLevelType w:val="multilevel"/>
    <w:tmpl w:val="59DE3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94AED"/>
    <w:multiLevelType w:val="multilevel"/>
    <w:tmpl w:val="79DC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631CD"/>
    <w:multiLevelType w:val="multilevel"/>
    <w:tmpl w:val="9DC65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B7309"/>
    <w:multiLevelType w:val="multilevel"/>
    <w:tmpl w:val="DDD6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D09B8"/>
    <w:multiLevelType w:val="multilevel"/>
    <w:tmpl w:val="0B1E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7596C"/>
    <w:multiLevelType w:val="multilevel"/>
    <w:tmpl w:val="7580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94A7D"/>
    <w:multiLevelType w:val="multilevel"/>
    <w:tmpl w:val="9F34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63C1C"/>
    <w:multiLevelType w:val="multilevel"/>
    <w:tmpl w:val="6F40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E42E4"/>
    <w:multiLevelType w:val="hybridMultilevel"/>
    <w:tmpl w:val="80DC1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B6554"/>
    <w:multiLevelType w:val="multilevel"/>
    <w:tmpl w:val="25441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256356"/>
    <w:multiLevelType w:val="multilevel"/>
    <w:tmpl w:val="60B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4609D1"/>
    <w:multiLevelType w:val="multilevel"/>
    <w:tmpl w:val="A55AF2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EF6754"/>
    <w:multiLevelType w:val="multilevel"/>
    <w:tmpl w:val="A31E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9"/>
  </w:num>
  <w:num w:numId="7">
    <w:abstractNumId w:val="6"/>
  </w:num>
  <w:num w:numId="8">
    <w:abstractNumId w:val="12"/>
  </w:num>
  <w:num w:numId="9">
    <w:abstractNumId w:val="0"/>
  </w:num>
  <w:num w:numId="10">
    <w:abstractNumId w:val="11"/>
  </w:num>
  <w:num w:numId="11">
    <w:abstractNumId w:val="4"/>
  </w:num>
  <w:num w:numId="12">
    <w:abstractNumId w:val="7"/>
  </w:num>
  <w:num w:numId="1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avdeep X. Sangha">
    <w15:presenceInfo w15:providerId="AD" w15:userId="S::Navdeep.X.Sangha@kp.org::ba6ad4c6-b05f-432e-b5ea-adef681cb99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B96"/>
    <w:rsid w:val="00070E44"/>
    <w:rsid w:val="003D7735"/>
    <w:rsid w:val="00485BBE"/>
    <w:rsid w:val="0058658B"/>
    <w:rsid w:val="0068396B"/>
    <w:rsid w:val="00720B96"/>
    <w:rsid w:val="007538FB"/>
    <w:rsid w:val="00900C26"/>
    <w:rsid w:val="00B20260"/>
    <w:rsid w:val="00C74B88"/>
    <w:rsid w:val="00D64AC9"/>
    <w:rsid w:val="00F1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7FAB"/>
  <w15:chartTrackingRefBased/>
  <w15:docId w15:val="{61E4793F-319C-44CF-A626-A95D5541F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20B96"/>
    <w:rPr>
      <w:strike w:val="0"/>
      <w:dstrike w:val="0"/>
      <w:color w:val="0000FF"/>
      <w:u w:val="none"/>
      <w:effect w:val="none"/>
    </w:rPr>
  </w:style>
  <w:style w:type="character" w:customStyle="1" w:styleId="tooltip-content2">
    <w:name w:val="tooltip-content2"/>
    <w:basedOn w:val="DefaultParagraphFont"/>
    <w:rsid w:val="00720B96"/>
    <w:rPr>
      <w:vanish/>
      <w:webHidden w:val="0"/>
      <w:shd w:val="clear" w:color="auto" w:fill="EAEAEA"/>
      <w:specVanish w:val="0"/>
    </w:rPr>
  </w:style>
  <w:style w:type="paragraph" w:styleId="ListParagraph">
    <w:name w:val="List Paragraph"/>
    <w:basedOn w:val="Normal"/>
    <w:uiPriority w:val="34"/>
    <w:qFormat/>
    <w:rsid w:val="00B202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865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65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65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65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658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5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5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6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4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Kaiser Permanente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X. NOORIAN</dc:creator>
  <cp:keywords/>
  <dc:description/>
  <cp:lastModifiedBy>Navdeep X. Sangha</cp:lastModifiedBy>
  <cp:revision>2</cp:revision>
  <dcterms:created xsi:type="dcterms:W3CDTF">2020-05-06T00:07:00Z</dcterms:created>
  <dcterms:modified xsi:type="dcterms:W3CDTF">2020-05-06T00:07:00Z</dcterms:modified>
</cp:coreProperties>
</file>