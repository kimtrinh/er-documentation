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522" w:type="dxa"/>
        <w:tblInd w:w="10" w:type="dxa"/>
        <w:tblLayout w:type="fixed"/>
        <w:tblCellMar>
          <w:left w:w="0" w:type="dxa"/>
          <w:right w:w="0" w:type="dxa"/>
        </w:tblCellMar>
        <w:tblLook w:val="0000" w:firstRow="0" w:lastRow="0" w:firstColumn="0" w:lastColumn="0" w:noHBand="0" w:noVBand="0"/>
      </w:tblPr>
      <w:tblGrid>
        <w:gridCol w:w="115"/>
        <w:gridCol w:w="230"/>
        <w:gridCol w:w="115"/>
        <w:gridCol w:w="230"/>
        <w:gridCol w:w="1498"/>
        <w:gridCol w:w="230"/>
        <w:gridCol w:w="115"/>
        <w:gridCol w:w="230"/>
        <w:gridCol w:w="2765"/>
        <w:gridCol w:w="345"/>
        <w:gridCol w:w="5069"/>
        <w:gridCol w:w="231"/>
        <w:gridCol w:w="231"/>
        <w:gridCol w:w="118"/>
      </w:tblGrid>
      <w:tr w:rsidR="00CB6859" w14:paraId="3A0C1611" w14:textId="77777777" w:rsidTr="00255875">
        <w:tc>
          <w:tcPr>
            <w:tcW w:w="11522" w:type="dxa"/>
            <w:gridSpan w:val="14"/>
            <w:tcBorders>
              <w:top w:val="single" w:sz="8" w:space="0" w:color="AFAFAF"/>
              <w:left w:val="single" w:sz="8" w:space="0" w:color="AFAFAF"/>
              <w:bottom w:val="single" w:sz="8" w:space="0" w:color="AFAFAF"/>
              <w:right w:val="nil"/>
            </w:tcBorders>
            <w:shd w:val="clear" w:color="auto" w:fill="000080"/>
          </w:tcPr>
          <w:p w14:paraId="158F6B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FFFFFF"/>
                <w:sz w:val="28"/>
                <w:szCs w:val="28"/>
              </w:rPr>
              <w:t>INTRACRANIAL HEMORRHAGE ED SCAL [2684]</w:t>
            </w:r>
          </w:p>
        </w:tc>
      </w:tr>
      <w:tr w:rsidR="00CB6859" w14:paraId="4BBA5255" w14:textId="77777777" w:rsidTr="00255875">
        <w:trPr>
          <w:gridAfter w:val="2"/>
          <w:wAfter w:w="349" w:type="dxa"/>
        </w:trPr>
        <w:tc>
          <w:tcPr>
            <w:tcW w:w="345" w:type="dxa"/>
            <w:gridSpan w:val="2"/>
            <w:tcBorders>
              <w:top w:val="nil"/>
              <w:left w:val="single" w:sz="8" w:space="0" w:color="AFAFAF"/>
              <w:bottom w:val="nil"/>
              <w:right w:val="nil"/>
            </w:tcBorders>
          </w:tcPr>
          <w:p w14:paraId="7CB7534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0828" w:type="dxa"/>
            <w:gridSpan w:val="10"/>
            <w:tcBorders>
              <w:top w:val="nil"/>
              <w:left w:val="nil"/>
              <w:bottom w:val="nil"/>
              <w:right w:val="nil"/>
            </w:tcBorders>
          </w:tcPr>
          <w:p w14:paraId="2003BBF8"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Use EMERGENCY REVERSAL OF ORAL ANTICOAGULANTS ED SCAL order set if patient has a coagulopathy.</w:t>
            </w:r>
          </w:p>
          <w:p w14:paraId="4A4ECA7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8973EDD" w14:textId="77777777" w:rsidTr="00255875">
        <w:tc>
          <w:tcPr>
            <w:tcW w:w="115" w:type="dxa"/>
            <w:tcBorders>
              <w:top w:val="nil"/>
              <w:left w:val="single" w:sz="8" w:space="0" w:color="AFAFAF"/>
              <w:bottom w:val="nil"/>
              <w:right w:val="nil"/>
            </w:tcBorders>
          </w:tcPr>
          <w:p w14:paraId="45F56091" w14:textId="77777777" w:rsidR="00CB6859" w:rsidRDefault="00BC6AE6">
            <w:pPr>
              <w:widowControl w:val="0"/>
              <w:autoSpaceDE w:val="0"/>
              <w:autoSpaceDN w:val="0"/>
              <w:adjustRightInd w:val="0"/>
              <w:spacing w:after="0" w:line="12" w:lineRule="atLeast"/>
              <w:rPr>
                <w:rFonts w:ascii="Arial" w:hAnsi="Arial" w:cs="Arial"/>
                <w:sz w:val="12"/>
                <w:szCs w:val="12"/>
              </w:rPr>
            </w:pPr>
            <w:r>
              <w:rPr>
                <w:rFonts w:ascii="Arial" w:hAnsi="Arial" w:cs="Arial"/>
                <w:color w:val="000000"/>
                <w:sz w:val="12"/>
                <w:szCs w:val="12"/>
              </w:rPr>
              <w:t xml:space="preserve">  </w:t>
            </w:r>
          </w:p>
        </w:tc>
        <w:tc>
          <w:tcPr>
            <w:tcW w:w="11289" w:type="dxa"/>
            <w:gridSpan w:val="12"/>
            <w:tcBorders>
              <w:top w:val="nil"/>
              <w:left w:val="nil"/>
              <w:bottom w:val="single" w:sz="8" w:space="0" w:color="AFAFAF"/>
              <w:right w:val="nil"/>
            </w:tcBorders>
          </w:tcPr>
          <w:p w14:paraId="718684C6" w14:textId="77777777" w:rsidR="00CB6859" w:rsidRDefault="00BC6AE6">
            <w:pPr>
              <w:widowControl w:val="0"/>
              <w:autoSpaceDE w:val="0"/>
              <w:autoSpaceDN w:val="0"/>
              <w:adjustRightInd w:val="0"/>
              <w:spacing w:after="0" w:line="12" w:lineRule="atLeast"/>
              <w:rPr>
                <w:rFonts w:ascii="Arial" w:hAnsi="Arial" w:cs="Arial"/>
                <w:sz w:val="12"/>
                <w:szCs w:val="12"/>
              </w:rPr>
            </w:pPr>
            <w:r>
              <w:rPr>
                <w:rFonts w:ascii="Arial" w:hAnsi="Arial" w:cs="Arial"/>
                <w:color w:val="000000"/>
                <w:sz w:val="12"/>
                <w:szCs w:val="12"/>
              </w:rPr>
              <w:t xml:space="preserve">  </w:t>
            </w:r>
          </w:p>
        </w:tc>
        <w:tc>
          <w:tcPr>
            <w:tcW w:w="118" w:type="dxa"/>
            <w:tcBorders>
              <w:top w:val="nil"/>
              <w:left w:val="nil"/>
              <w:bottom w:val="nil"/>
              <w:right w:val="nil"/>
            </w:tcBorders>
          </w:tcPr>
          <w:p w14:paraId="50A08190" w14:textId="77777777" w:rsidR="00CB6859" w:rsidRDefault="00BC6AE6">
            <w:pPr>
              <w:widowControl w:val="0"/>
              <w:autoSpaceDE w:val="0"/>
              <w:autoSpaceDN w:val="0"/>
              <w:adjustRightInd w:val="0"/>
              <w:spacing w:after="0" w:line="12" w:lineRule="atLeast"/>
              <w:rPr>
                <w:rFonts w:ascii="Arial" w:hAnsi="Arial" w:cs="Arial"/>
                <w:sz w:val="12"/>
                <w:szCs w:val="12"/>
              </w:rPr>
            </w:pPr>
            <w:r>
              <w:rPr>
                <w:rFonts w:ascii="Arial" w:hAnsi="Arial" w:cs="Arial"/>
                <w:color w:val="000000"/>
                <w:sz w:val="12"/>
                <w:szCs w:val="12"/>
              </w:rPr>
              <w:t xml:space="preserve">  </w:t>
            </w:r>
          </w:p>
        </w:tc>
      </w:tr>
      <w:tr w:rsidR="00CB6859" w14:paraId="146B6206" w14:textId="77777777" w:rsidTr="00255875">
        <w:tc>
          <w:tcPr>
            <w:tcW w:w="115" w:type="dxa"/>
            <w:tcBorders>
              <w:top w:val="nil"/>
              <w:left w:val="single" w:sz="8" w:space="0" w:color="AFAFAF"/>
              <w:bottom w:val="nil"/>
              <w:right w:val="nil"/>
            </w:tcBorders>
          </w:tcPr>
          <w:p w14:paraId="1D537E0D" w14:textId="77777777" w:rsidR="00CB6859" w:rsidRDefault="00BC6AE6">
            <w:pPr>
              <w:widowControl w:val="0"/>
              <w:autoSpaceDE w:val="0"/>
              <w:autoSpaceDN w:val="0"/>
              <w:adjustRightInd w:val="0"/>
              <w:spacing w:after="0" w:line="12" w:lineRule="atLeast"/>
              <w:rPr>
                <w:rFonts w:ascii="Arial" w:hAnsi="Arial" w:cs="Arial"/>
                <w:sz w:val="12"/>
                <w:szCs w:val="12"/>
              </w:rPr>
            </w:pPr>
            <w:r>
              <w:rPr>
                <w:rFonts w:ascii="Arial" w:hAnsi="Arial" w:cs="Arial"/>
                <w:color w:val="000000"/>
                <w:sz w:val="12"/>
                <w:szCs w:val="12"/>
              </w:rPr>
              <w:t xml:space="preserve">  </w:t>
            </w:r>
          </w:p>
        </w:tc>
        <w:tc>
          <w:tcPr>
            <w:tcW w:w="11289" w:type="dxa"/>
            <w:gridSpan w:val="12"/>
            <w:tcBorders>
              <w:top w:val="nil"/>
              <w:left w:val="nil"/>
              <w:bottom w:val="nil"/>
              <w:right w:val="nil"/>
            </w:tcBorders>
          </w:tcPr>
          <w:p w14:paraId="2717836E" w14:textId="77777777" w:rsidR="00CB6859" w:rsidRDefault="00CB6859">
            <w:pPr>
              <w:widowControl w:val="0"/>
              <w:autoSpaceDE w:val="0"/>
              <w:autoSpaceDN w:val="0"/>
              <w:adjustRightInd w:val="0"/>
              <w:spacing w:after="0" w:line="12" w:lineRule="atLeast"/>
              <w:rPr>
                <w:rFonts w:ascii="Arial" w:hAnsi="Arial" w:cs="Arial"/>
                <w:sz w:val="12"/>
                <w:szCs w:val="12"/>
              </w:rPr>
            </w:pPr>
          </w:p>
        </w:tc>
        <w:tc>
          <w:tcPr>
            <w:tcW w:w="118" w:type="dxa"/>
            <w:tcBorders>
              <w:top w:val="nil"/>
              <w:left w:val="nil"/>
              <w:bottom w:val="nil"/>
              <w:right w:val="nil"/>
            </w:tcBorders>
          </w:tcPr>
          <w:p w14:paraId="4C19CA1C" w14:textId="77777777" w:rsidR="00CB6859" w:rsidRDefault="00BC6AE6">
            <w:pPr>
              <w:widowControl w:val="0"/>
              <w:autoSpaceDE w:val="0"/>
              <w:autoSpaceDN w:val="0"/>
              <w:adjustRightInd w:val="0"/>
              <w:spacing w:after="0" w:line="12" w:lineRule="atLeast"/>
              <w:rPr>
                <w:rFonts w:ascii="Arial" w:hAnsi="Arial" w:cs="Arial"/>
                <w:sz w:val="12"/>
                <w:szCs w:val="12"/>
              </w:rPr>
            </w:pPr>
            <w:r>
              <w:rPr>
                <w:rFonts w:ascii="Arial" w:hAnsi="Arial" w:cs="Arial"/>
                <w:color w:val="000000"/>
                <w:sz w:val="12"/>
                <w:szCs w:val="12"/>
              </w:rPr>
              <w:t xml:space="preserve">  </w:t>
            </w:r>
          </w:p>
        </w:tc>
      </w:tr>
      <w:tr w:rsidR="00CB6859" w14:paraId="6AFF994A" w14:textId="77777777" w:rsidTr="00255875">
        <w:trPr>
          <w:gridAfter w:val="1"/>
          <w:wAfter w:w="118" w:type="dxa"/>
          <w:cantSplit/>
        </w:trPr>
        <w:tc>
          <w:tcPr>
            <w:tcW w:w="115" w:type="dxa"/>
            <w:tcBorders>
              <w:top w:val="nil"/>
              <w:left w:val="single" w:sz="8" w:space="0" w:color="AFAFAF"/>
              <w:bottom w:val="nil"/>
              <w:right w:val="nil"/>
            </w:tcBorders>
          </w:tcPr>
          <w:p w14:paraId="769C4F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shd w:val="clear" w:color="auto" w:fill="000080"/>
          </w:tcPr>
          <w:p w14:paraId="65A0F5B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FFFFFF"/>
                <w:sz w:val="28"/>
                <w:szCs w:val="28"/>
              </w:rPr>
              <w:t>MEDICATIONS</w:t>
            </w:r>
          </w:p>
        </w:tc>
      </w:tr>
      <w:tr w:rsidR="00CB6859" w14:paraId="4707E453" w14:textId="77777777" w:rsidTr="00255875">
        <w:tc>
          <w:tcPr>
            <w:tcW w:w="115" w:type="dxa"/>
            <w:tcBorders>
              <w:top w:val="nil"/>
              <w:left w:val="single" w:sz="8" w:space="0" w:color="AFAFAF"/>
              <w:bottom w:val="nil"/>
              <w:right w:val="nil"/>
            </w:tcBorders>
          </w:tcPr>
          <w:p w14:paraId="6AA898FA"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289" w:type="dxa"/>
            <w:gridSpan w:val="12"/>
            <w:tcBorders>
              <w:top w:val="nil"/>
              <w:left w:val="nil"/>
              <w:bottom w:val="nil"/>
              <w:right w:val="nil"/>
            </w:tcBorders>
          </w:tcPr>
          <w:p w14:paraId="61019AA4"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8" w:type="dxa"/>
            <w:tcBorders>
              <w:top w:val="nil"/>
              <w:left w:val="nil"/>
              <w:bottom w:val="nil"/>
              <w:right w:val="nil"/>
            </w:tcBorders>
          </w:tcPr>
          <w:p w14:paraId="15966E08"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r>
      <w:tr w:rsidR="00CB6859" w14:paraId="77E04F01" w14:textId="77777777" w:rsidTr="00255875">
        <w:trPr>
          <w:gridAfter w:val="1"/>
          <w:wAfter w:w="118" w:type="dxa"/>
          <w:cantSplit/>
        </w:trPr>
        <w:tc>
          <w:tcPr>
            <w:tcW w:w="115" w:type="dxa"/>
            <w:tcBorders>
              <w:top w:val="nil"/>
              <w:left w:val="single" w:sz="8" w:space="0" w:color="AFAFAF"/>
              <w:bottom w:val="nil"/>
              <w:right w:val="nil"/>
            </w:tcBorders>
          </w:tcPr>
          <w:p w14:paraId="14CF1F9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68FAC83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Saline Lock Orders [100510]</w:t>
            </w:r>
          </w:p>
        </w:tc>
      </w:tr>
      <w:tr w:rsidR="00CB6859" w14:paraId="6787B858" w14:textId="77777777" w:rsidTr="00255875">
        <w:trPr>
          <w:gridAfter w:val="1"/>
          <w:wAfter w:w="118" w:type="dxa"/>
          <w:cantSplit/>
        </w:trPr>
        <w:tc>
          <w:tcPr>
            <w:tcW w:w="115" w:type="dxa"/>
            <w:tcBorders>
              <w:top w:val="nil"/>
              <w:left w:val="single" w:sz="8" w:space="0" w:color="AFAFAF"/>
              <w:bottom w:val="nil"/>
              <w:right w:val="nil"/>
            </w:tcBorders>
          </w:tcPr>
          <w:p w14:paraId="7343D5D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nil"/>
              <w:bottom w:val="nil"/>
              <w:right w:val="nil"/>
            </w:tcBorders>
          </w:tcPr>
          <w:p w14:paraId="0C6EA7E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828" w:type="dxa"/>
            <w:gridSpan w:val="10"/>
            <w:tcBorders>
              <w:top w:val="nil"/>
              <w:left w:val="nil"/>
              <w:bottom w:val="nil"/>
              <w:right w:val="nil"/>
            </w:tcBorders>
          </w:tcPr>
          <w:p w14:paraId="0C2B9E2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Maintaining a saline lock requires routine and ‘as needed’ saline flushes per nursing procedure. </w:t>
            </w:r>
          </w:p>
          <w:p w14:paraId="005E63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BOTH saline lock flush orders in the panel are required.</w:t>
            </w:r>
          </w:p>
          <w:p w14:paraId="400AEEB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31" w:type="dxa"/>
            <w:tcBorders>
              <w:top w:val="nil"/>
              <w:left w:val="nil"/>
              <w:bottom w:val="nil"/>
              <w:right w:val="nil"/>
            </w:tcBorders>
          </w:tcPr>
          <w:p w14:paraId="7E74F27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0335153" w14:textId="77777777" w:rsidTr="00255875">
        <w:tc>
          <w:tcPr>
            <w:tcW w:w="115" w:type="dxa"/>
            <w:tcBorders>
              <w:top w:val="nil"/>
              <w:left w:val="single" w:sz="8" w:space="0" w:color="AFAFAF"/>
              <w:bottom w:val="nil"/>
              <w:right w:val="nil"/>
            </w:tcBorders>
          </w:tcPr>
          <w:p w14:paraId="5CB7E973"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1683C6AF"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5869DC3F"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1BA01ED1" w14:textId="77777777" w:rsidTr="00255875">
        <w:trPr>
          <w:cantSplit/>
        </w:trPr>
        <w:tc>
          <w:tcPr>
            <w:tcW w:w="115" w:type="dxa"/>
            <w:tcBorders>
              <w:top w:val="nil"/>
              <w:left w:val="single" w:sz="8" w:space="0" w:color="AFAFAF"/>
              <w:bottom w:val="nil"/>
              <w:right w:val="nil"/>
            </w:tcBorders>
          </w:tcPr>
          <w:p w14:paraId="7BC3C1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1FDCAE2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7012B52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Saline Lock Flush IV Q8H &amp; AS NEEDED PER NURSING PROCEDURE IP SCAL [154700]</w:t>
            </w:r>
          </w:p>
        </w:tc>
        <w:tc>
          <w:tcPr>
            <w:tcW w:w="345" w:type="dxa"/>
            <w:tcBorders>
              <w:top w:val="single" w:sz="8" w:space="0" w:color="AFAFAF"/>
              <w:left w:val="nil"/>
              <w:bottom w:val="nil"/>
              <w:right w:val="nil"/>
            </w:tcBorders>
            <w:shd w:val="clear" w:color="auto" w:fill="FFFFFF"/>
          </w:tcPr>
          <w:p w14:paraId="18BCC44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1CC3B91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E4AC63F" w14:textId="77777777" w:rsidTr="00255875">
        <w:trPr>
          <w:gridAfter w:val="3"/>
          <w:wAfter w:w="580" w:type="dxa"/>
          <w:cantSplit/>
        </w:trPr>
        <w:tc>
          <w:tcPr>
            <w:tcW w:w="115" w:type="dxa"/>
            <w:tcBorders>
              <w:top w:val="nil"/>
              <w:left w:val="single" w:sz="8" w:space="0" w:color="AFAFAF"/>
              <w:bottom w:val="nil"/>
              <w:right w:val="nil"/>
            </w:tcBorders>
          </w:tcPr>
          <w:p w14:paraId="68CAF6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4D64CCB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F0D775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32A84B0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Saline Lock With Routine Flushes IV [51764]</w:t>
            </w:r>
          </w:p>
        </w:tc>
        <w:tc>
          <w:tcPr>
            <w:tcW w:w="345" w:type="dxa"/>
            <w:gridSpan w:val="2"/>
            <w:tcBorders>
              <w:top w:val="single" w:sz="8" w:space="0" w:color="AFAFAF"/>
              <w:left w:val="nil"/>
              <w:bottom w:val="nil"/>
              <w:right w:val="nil"/>
            </w:tcBorders>
            <w:shd w:val="clear" w:color="auto" w:fill="FFFFFF"/>
          </w:tcPr>
          <w:p w14:paraId="7D53202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56DB1435" w14:textId="77777777">
              <w:tc>
                <w:tcPr>
                  <w:tcW w:w="1962" w:type="dxa"/>
                </w:tcPr>
                <w:p w14:paraId="7904BB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45934C7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EE9986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2883DC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FB5A72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01F0F718" w14:textId="77777777">
              <w:tc>
                <w:tcPr>
                  <w:tcW w:w="1962" w:type="dxa"/>
                </w:tcPr>
                <w:p w14:paraId="2DA30B3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62F1641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19A9C6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Pr>
                <w:p w14:paraId="036EFC8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3DA8A1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[3 mL]   [5 mL]   [10 mL]</w:t>
                  </w:r>
                </w:p>
              </w:tc>
            </w:tr>
            <w:tr w:rsidR="00CB6859" w14:paraId="276ED371" w14:textId="77777777">
              <w:tc>
                <w:tcPr>
                  <w:tcW w:w="1962" w:type="dxa"/>
                  <w:tcBorders>
                    <w:top w:val="single" w:sz="8" w:space="0" w:color="AFAFAF"/>
                  </w:tcBorders>
                </w:tcPr>
                <w:p w14:paraId="1443F98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0EC9B26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ACCEC0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5287E2F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21B2BD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6C4A06B5" w14:textId="77777777">
              <w:tc>
                <w:tcPr>
                  <w:tcW w:w="1962" w:type="dxa"/>
                  <w:tcBorders>
                    <w:top w:val="single" w:sz="8" w:space="0" w:color="AFAFAF"/>
                  </w:tcBorders>
                </w:tcPr>
                <w:p w14:paraId="61B2703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1586CEF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FBF62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1C30CB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709C15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7801825" w14:textId="77777777">
              <w:tc>
                <w:tcPr>
                  <w:tcW w:w="1962" w:type="dxa"/>
                  <w:tcBorders>
                    <w:top w:val="single" w:sz="8" w:space="0" w:color="AFAFAF"/>
                  </w:tcBorders>
                </w:tcPr>
                <w:p w14:paraId="6EF0362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0596AE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165F9F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8 HOURS</w:t>
                  </w:r>
                </w:p>
              </w:tc>
              <w:tc>
                <w:tcPr>
                  <w:tcW w:w="245" w:type="dxa"/>
                  <w:tcBorders>
                    <w:top w:val="single" w:sz="8" w:space="0" w:color="AFAFAF"/>
                  </w:tcBorders>
                </w:tcPr>
                <w:p w14:paraId="5032D2A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8C8B97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[Q8H]   [see instruction]</w:t>
                  </w:r>
                </w:p>
              </w:tc>
            </w:tr>
            <w:tr w:rsidR="00CB6859" w14:paraId="1B4E995B" w14:textId="77777777">
              <w:tc>
                <w:tcPr>
                  <w:tcW w:w="1962" w:type="dxa"/>
                  <w:tcBorders>
                    <w:top w:val="single" w:sz="8" w:space="0" w:color="AFAFAF"/>
                  </w:tcBorders>
                </w:tcPr>
                <w:p w14:paraId="682B1E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5937630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CDE7CE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Saline lock with routine flushes per nursing procedure.</w:t>
                  </w:r>
                </w:p>
              </w:tc>
              <w:tc>
                <w:tcPr>
                  <w:tcW w:w="245" w:type="dxa"/>
                  <w:tcBorders>
                    <w:top w:val="single" w:sz="8" w:space="0" w:color="AFAFAF"/>
                  </w:tcBorders>
                </w:tcPr>
                <w:p w14:paraId="3E6970D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E1AF5A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D824317" w14:textId="77777777">
              <w:tc>
                <w:tcPr>
                  <w:tcW w:w="1962" w:type="dxa"/>
                  <w:tcBorders>
                    <w:top w:val="single" w:sz="8" w:space="0" w:color="AFAFAF"/>
                  </w:tcBorders>
                </w:tcPr>
                <w:p w14:paraId="315DE67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7A5E413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CF97FE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AAB8F9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2AF6354"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29549E5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645844C" w14:textId="77777777" w:rsidTr="00255875">
        <w:trPr>
          <w:gridAfter w:val="3"/>
          <w:wAfter w:w="580" w:type="dxa"/>
          <w:cantSplit/>
        </w:trPr>
        <w:tc>
          <w:tcPr>
            <w:tcW w:w="115" w:type="dxa"/>
            <w:tcBorders>
              <w:top w:val="nil"/>
              <w:left w:val="single" w:sz="8" w:space="0" w:color="AFAFAF"/>
              <w:bottom w:val="nil"/>
              <w:right w:val="nil"/>
            </w:tcBorders>
          </w:tcPr>
          <w:p w14:paraId="05A42E8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069A1A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10427C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7770B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Saline Lock Flush IV (AS NEEDED) [51764]</w:t>
            </w:r>
          </w:p>
        </w:tc>
        <w:tc>
          <w:tcPr>
            <w:tcW w:w="345" w:type="dxa"/>
            <w:gridSpan w:val="2"/>
            <w:tcBorders>
              <w:top w:val="single" w:sz="8" w:space="0" w:color="AFAFAF"/>
              <w:left w:val="nil"/>
              <w:bottom w:val="nil"/>
              <w:right w:val="nil"/>
            </w:tcBorders>
            <w:shd w:val="clear" w:color="auto" w:fill="FFFFFF"/>
          </w:tcPr>
          <w:p w14:paraId="2D070A5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66D713A1" w14:textId="77777777">
              <w:tc>
                <w:tcPr>
                  <w:tcW w:w="1962" w:type="dxa"/>
                </w:tcPr>
                <w:p w14:paraId="022586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74927D4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2DCC70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ACBB41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3C926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C7884F5" w14:textId="77777777">
              <w:tc>
                <w:tcPr>
                  <w:tcW w:w="1962" w:type="dxa"/>
                </w:tcPr>
                <w:p w14:paraId="6418EF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2BA86CB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760A92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Pr>
                <w:p w14:paraId="5246789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48C11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[3 mL]   [5 mL]   [10 mL]</w:t>
                  </w:r>
                </w:p>
              </w:tc>
            </w:tr>
            <w:tr w:rsidR="00CB6859" w14:paraId="475BF6DC" w14:textId="77777777">
              <w:tc>
                <w:tcPr>
                  <w:tcW w:w="1962" w:type="dxa"/>
                  <w:tcBorders>
                    <w:top w:val="single" w:sz="8" w:space="0" w:color="AFAFAF"/>
                  </w:tcBorders>
                </w:tcPr>
                <w:p w14:paraId="769190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49628FF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539D98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775C333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724BC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1F15550B" w14:textId="77777777">
              <w:tc>
                <w:tcPr>
                  <w:tcW w:w="1962" w:type="dxa"/>
                  <w:tcBorders>
                    <w:top w:val="single" w:sz="8" w:space="0" w:color="AFAFAF"/>
                  </w:tcBorders>
                </w:tcPr>
                <w:p w14:paraId="2E1A28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3C7F0A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0CF693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60053D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4161AF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D5338C7" w14:textId="77777777">
              <w:tc>
                <w:tcPr>
                  <w:tcW w:w="1962" w:type="dxa"/>
                  <w:tcBorders>
                    <w:top w:val="single" w:sz="8" w:space="0" w:color="AFAFAF"/>
                  </w:tcBorders>
                </w:tcPr>
                <w:p w14:paraId="106C3C4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2351028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5DAB8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AS NEEDED</w:t>
                  </w:r>
                </w:p>
              </w:tc>
              <w:tc>
                <w:tcPr>
                  <w:tcW w:w="245" w:type="dxa"/>
                  <w:tcBorders>
                    <w:top w:val="single" w:sz="8" w:space="0" w:color="AFAFAF"/>
                  </w:tcBorders>
                </w:tcPr>
                <w:p w14:paraId="62DB6CD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6EAEB5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[Q8H]   [see instruction]</w:t>
                  </w:r>
                </w:p>
              </w:tc>
            </w:tr>
            <w:tr w:rsidR="00CB6859" w14:paraId="36B65174" w14:textId="77777777">
              <w:tc>
                <w:tcPr>
                  <w:tcW w:w="1962" w:type="dxa"/>
                  <w:tcBorders>
                    <w:top w:val="single" w:sz="8" w:space="0" w:color="AFAFAF"/>
                  </w:tcBorders>
                </w:tcPr>
                <w:p w14:paraId="0CB611C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3FD4867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7382D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45" w:type="dxa"/>
                  <w:tcBorders>
                    <w:top w:val="single" w:sz="8" w:space="0" w:color="AFAFAF"/>
                  </w:tcBorders>
                </w:tcPr>
                <w:p w14:paraId="213CE52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830799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57458BE6" w14:textId="77777777">
              <w:tc>
                <w:tcPr>
                  <w:tcW w:w="1962" w:type="dxa"/>
                  <w:tcBorders>
                    <w:top w:val="single" w:sz="8" w:space="0" w:color="AFAFAF"/>
                  </w:tcBorders>
                </w:tcPr>
                <w:p w14:paraId="0B5FABA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7049F23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FDD6D0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Saline lock flush per nursing procedure.</w:t>
                  </w:r>
                </w:p>
              </w:tc>
              <w:tc>
                <w:tcPr>
                  <w:tcW w:w="245" w:type="dxa"/>
                  <w:tcBorders>
                    <w:top w:val="single" w:sz="8" w:space="0" w:color="AFAFAF"/>
                  </w:tcBorders>
                </w:tcPr>
                <w:p w14:paraId="4CABE7E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9EB69C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3BAC8D4" w14:textId="77777777">
              <w:tc>
                <w:tcPr>
                  <w:tcW w:w="1962" w:type="dxa"/>
                  <w:tcBorders>
                    <w:top w:val="single" w:sz="8" w:space="0" w:color="AFAFAF"/>
                  </w:tcBorders>
                </w:tcPr>
                <w:p w14:paraId="2214CE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1346877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3C7CFC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37BB0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B36E34C"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1FB74E5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5761EAE" w14:textId="77777777" w:rsidTr="00255875">
        <w:trPr>
          <w:gridAfter w:val="1"/>
          <w:wAfter w:w="118" w:type="dxa"/>
          <w:cantSplit/>
        </w:trPr>
        <w:tc>
          <w:tcPr>
            <w:tcW w:w="115" w:type="dxa"/>
            <w:tcBorders>
              <w:top w:val="nil"/>
              <w:left w:val="single" w:sz="8" w:space="0" w:color="AFAFAF"/>
              <w:bottom w:val="nil"/>
              <w:right w:val="nil"/>
            </w:tcBorders>
          </w:tcPr>
          <w:p w14:paraId="43F13AE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186D0A2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2A2B656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5DDD84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162CF31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79F65CF" w14:textId="77777777" w:rsidTr="00255875">
        <w:tc>
          <w:tcPr>
            <w:tcW w:w="115" w:type="dxa"/>
            <w:tcBorders>
              <w:top w:val="nil"/>
              <w:left w:val="single" w:sz="8" w:space="0" w:color="AFAFAF"/>
              <w:bottom w:val="nil"/>
              <w:right w:val="nil"/>
            </w:tcBorders>
          </w:tcPr>
          <w:p w14:paraId="2F83DFF0"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7132D526"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46280046"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222B9F49" w14:textId="77777777" w:rsidTr="00255875">
        <w:trPr>
          <w:gridAfter w:val="1"/>
          <w:wAfter w:w="118" w:type="dxa"/>
          <w:cantSplit/>
        </w:trPr>
        <w:tc>
          <w:tcPr>
            <w:tcW w:w="115" w:type="dxa"/>
            <w:tcBorders>
              <w:top w:val="nil"/>
              <w:left w:val="single" w:sz="8" w:space="0" w:color="AFAFAF"/>
              <w:bottom w:val="nil"/>
              <w:right w:val="nil"/>
            </w:tcBorders>
          </w:tcPr>
          <w:p w14:paraId="09116A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7C3541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Antihypertensives (Single Response) [25773]</w:t>
            </w:r>
          </w:p>
        </w:tc>
      </w:tr>
      <w:tr w:rsidR="00CB6859" w14:paraId="12390A9C" w14:textId="77777777" w:rsidTr="00255875">
        <w:trPr>
          <w:gridAfter w:val="1"/>
          <w:wAfter w:w="118" w:type="dxa"/>
          <w:cantSplit/>
        </w:trPr>
        <w:tc>
          <w:tcPr>
            <w:tcW w:w="115" w:type="dxa"/>
            <w:tcBorders>
              <w:top w:val="nil"/>
              <w:left w:val="single" w:sz="8" w:space="0" w:color="AFAFAF"/>
              <w:bottom w:val="nil"/>
              <w:right w:val="nil"/>
            </w:tcBorders>
          </w:tcPr>
          <w:p w14:paraId="7E8A86C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nil"/>
              <w:bottom w:val="nil"/>
              <w:right w:val="nil"/>
            </w:tcBorders>
          </w:tcPr>
          <w:p w14:paraId="2360DF7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828" w:type="dxa"/>
            <w:gridSpan w:val="10"/>
            <w:tcBorders>
              <w:top w:val="nil"/>
              <w:left w:val="nil"/>
              <w:bottom w:val="nil"/>
              <w:right w:val="nil"/>
            </w:tcBorders>
          </w:tcPr>
          <w:p w14:paraId="566A0F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 patients presenting with a systolic BP of 150 to 220 mmHg, acute lowering of systolic BP to 140 mmHg is probably safe.</w:t>
            </w:r>
          </w:p>
          <w:p w14:paraId="3DF00C4C" w14:textId="77777777" w:rsidR="00CB6859" w:rsidRDefault="00CB6859">
            <w:pPr>
              <w:widowControl w:val="0"/>
              <w:autoSpaceDE w:val="0"/>
              <w:autoSpaceDN w:val="0"/>
              <w:adjustRightInd w:val="0"/>
              <w:spacing w:after="0" w:line="240" w:lineRule="auto"/>
              <w:rPr>
                <w:rFonts w:ascii="Arial" w:hAnsi="Arial" w:cs="Arial"/>
                <w:sz w:val="20"/>
                <w:szCs w:val="20"/>
              </w:rPr>
            </w:pPr>
          </w:p>
          <w:p w14:paraId="3D1486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If systolic BP less than 150 mmHg and diastolic BP less than 90 mmHg, or MAP is less than 110 then consider deferring  antihypertensive therapy for the first 24 hours.</w:t>
            </w:r>
          </w:p>
          <w:p w14:paraId="576A03D0" w14:textId="77777777" w:rsidR="00CB6859" w:rsidRDefault="00CB6859">
            <w:pPr>
              <w:widowControl w:val="0"/>
              <w:autoSpaceDE w:val="0"/>
              <w:autoSpaceDN w:val="0"/>
              <w:adjustRightInd w:val="0"/>
              <w:spacing w:after="0" w:line="240" w:lineRule="auto"/>
              <w:rPr>
                <w:rFonts w:ascii="Arial" w:hAnsi="Arial" w:cs="Arial"/>
                <w:sz w:val="20"/>
                <w:szCs w:val="20"/>
              </w:rPr>
            </w:pPr>
          </w:p>
          <w:p w14:paraId="1921376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NOTE:  If patient is allergic to soy or egg products, recommend using niCARdipine instead of clevidipine.  If patient has severe aortic stenosis, clevidipine and niCARdipine are contraindicated.</w:t>
            </w:r>
          </w:p>
          <w:p w14:paraId="2A563E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31" w:type="dxa"/>
            <w:tcBorders>
              <w:top w:val="nil"/>
              <w:left w:val="nil"/>
              <w:bottom w:val="nil"/>
              <w:right w:val="nil"/>
            </w:tcBorders>
          </w:tcPr>
          <w:p w14:paraId="49A9CD6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1F6772C" w14:textId="77777777" w:rsidTr="00255875">
        <w:tc>
          <w:tcPr>
            <w:tcW w:w="115" w:type="dxa"/>
            <w:tcBorders>
              <w:top w:val="nil"/>
              <w:left w:val="single" w:sz="8" w:space="0" w:color="AFAFAF"/>
              <w:bottom w:val="nil"/>
              <w:right w:val="nil"/>
            </w:tcBorders>
          </w:tcPr>
          <w:p w14:paraId="3158CCA1"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36AEFAAE"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71D3B5E8"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4C91DDBE" w14:textId="77777777" w:rsidTr="00255875">
        <w:trPr>
          <w:cantSplit/>
        </w:trPr>
        <w:tc>
          <w:tcPr>
            <w:tcW w:w="115" w:type="dxa"/>
            <w:tcBorders>
              <w:top w:val="nil"/>
              <w:left w:val="single" w:sz="8" w:space="0" w:color="AFAFAF"/>
              <w:bottom w:val="nil"/>
              <w:right w:val="nil"/>
            </w:tcBorders>
          </w:tcPr>
          <w:p w14:paraId="4746B0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7DEAE61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5068" w:type="dxa"/>
            <w:gridSpan w:val="6"/>
            <w:tcBorders>
              <w:top w:val="single" w:sz="8" w:space="0" w:color="AFAFAF"/>
              <w:left w:val="nil"/>
              <w:bottom w:val="nil"/>
              <w:right w:val="nil"/>
            </w:tcBorders>
            <w:shd w:val="clear" w:color="auto" w:fill="FFFFFF"/>
          </w:tcPr>
          <w:p w14:paraId="378AE04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labetalol (NORMODYNE/TRANDATE) 10 MG IV EVERY 10 MINUTES PRN SBP &gt;150 OR DBP &gt;90 x 2 DOSES  +  clevidipine (CLEVIPREX) 25 MG/50 mL IV CONTINUOUS AS NEEDED DRIP AT 1 MG/HR [340034]</w:t>
            </w:r>
          </w:p>
        </w:tc>
        <w:tc>
          <w:tcPr>
            <w:tcW w:w="345" w:type="dxa"/>
            <w:tcBorders>
              <w:top w:val="single" w:sz="8" w:space="0" w:color="AFAFAF"/>
              <w:left w:val="nil"/>
              <w:bottom w:val="nil"/>
              <w:right w:val="nil"/>
            </w:tcBorders>
            <w:shd w:val="clear" w:color="auto" w:fill="FFFFFF"/>
          </w:tcPr>
          <w:p w14:paraId="65CB7D8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4A9B8D8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5A4D399" w14:textId="77777777" w:rsidTr="00255875">
        <w:trPr>
          <w:gridAfter w:val="1"/>
          <w:wAfter w:w="118" w:type="dxa"/>
          <w:cantSplit/>
        </w:trPr>
        <w:tc>
          <w:tcPr>
            <w:tcW w:w="115" w:type="dxa"/>
            <w:tcBorders>
              <w:top w:val="nil"/>
              <w:left w:val="single" w:sz="8" w:space="0" w:color="AFAFAF"/>
              <w:bottom w:val="nil"/>
              <w:right w:val="nil"/>
            </w:tcBorders>
          </w:tcPr>
          <w:p w14:paraId="12F4B07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5022BB6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944" w:type="dxa"/>
            <w:gridSpan w:val="10"/>
            <w:tcBorders>
              <w:top w:val="single" w:sz="8" w:space="0" w:color="AFAFAF"/>
              <w:left w:val="nil"/>
              <w:bottom w:val="nil"/>
              <w:right w:val="nil"/>
            </w:tcBorders>
          </w:tcPr>
          <w:p w14:paraId="5F7BD65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Recommend obtaining daily triglyceride levels while on clevidipine longer than 24 hours.</w:t>
            </w:r>
          </w:p>
          <w:p w14:paraId="2CDA16A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074B763" w14:textId="77777777" w:rsidTr="00255875">
        <w:trPr>
          <w:gridAfter w:val="3"/>
          <w:wAfter w:w="580" w:type="dxa"/>
          <w:cantSplit/>
        </w:trPr>
        <w:tc>
          <w:tcPr>
            <w:tcW w:w="115" w:type="dxa"/>
            <w:tcBorders>
              <w:top w:val="nil"/>
              <w:left w:val="single" w:sz="8" w:space="0" w:color="AFAFAF"/>
              <w:bottom w:val="nil"/>
              <w:right w:val="nil"/>
            </w:tcBorders>
          </w:tcPr>
          <w:p w14:paraId="5F566BD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11753B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970EB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5C031C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10 MG IV (SYSTOLIC BP &gt;150 OR DIASTOLIC BP &gt;90) x 2 DOSES [5500097]</w:t>
            </w:r>
          </w:p>
        </w:tc>
        <w:tc>
          <w:tcPr>
            <w:tcW w:w="345" w:type="dxa"/>
            <w:gridSpan w:val="2"/>
            <w:tcBorders>
              <w:top w:val="single" w:sz="8" w:space="0" w:color="AFAFAF"/>
              <w:left w:val="nil"/>
              <w:bottom w:val="nil"/>
              <w:right w:val="nil"/>
            </w:tcBorders>
            <w:shd w:val="clear" w:color="auto" w:fill="FFFFFF"/>
          </w:tcPr>
          <w:p w14:paraId="7E754E5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14819721" w14:textId="77777777">
              <w:tc>
                <w:tcPr>
                  <w:tcW w:w="1962" w:type="dxa"/>
                </w:tcPr>
                <w:p w14:paraId="754A9C2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4A560B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20598F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0BC9B1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39BA12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CEA3EA7" w14:textId="77777777">
              <w:tc>
                <w:tcPr>
                  <w:tcW w:w="1962" w:type="dxa"/>
                </w:tcPr>
                <w:p w14:paraId="4A8F97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01B57F1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AD8ABA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553D346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280F45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 mg]   [10 mg]   [20 mg]   [25 mg]   [40 mg]</w:t>
                  </w:r>
                </w:p>
              </w:tc>
            </w:tr>
            <w:tr w:rsidR="00CB6859" w14:paraId="73234EDC" w14:textId="77777777">
              <w:tc>
                <w:tcPr>
                  <w:tcW w:w="1962" w:type="dxa"/>
                  <w:tcBorders>
                    <w:top w:val="single" w:sz="8" w:space="0" w:color="AFAFAF"/>
                  </w:tcBorders>
                </w:tcPr>
                <w:p w14:paraId="71726FD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4E3AAAB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BB4B75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1EEAD55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207DFD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2DD49693" w14:textId="77777777">
              <w:tc>
                <w:tcPr>
                  <w:tcW w:w="1962" w:type="dxa"/>
                  <w:tcBorders>
                    <w:top w:val="single" w:sz="8" w:space="0" w:color="AFAFAF"/>
                  </w:tcBorders>
                </w:tcPr>
                <w:p w14:paraId="2C95559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780266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F20C0F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769680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6CE27A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7DCE69D" w14:textId="77777777">
              <w:tc>
                <w:tcPr>
                  <w:tcW w:w="1962" w:type="dxa"/>
                  <w:tcBorders>
                    <w:top w:val="single" w:sz="8" w:space="0" w:color="AFAFAF"/>
                  </w:tcBorders>
                </w:tcPr>
                <w:p w14:paraId="4FA15B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7C4E450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1BA7D7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10 MINUTES AS NEEDED For 2 Doses</w:t>
                  </w:r>
                </w:p>
              </w:tc>
              <w:tc>
                <w:tcPr>
                  <w:tcW w:w="245" w:type="dxa"/>
                  <w:tcBorders>
                    <w:top w:val="single" w:sz="8" w:space="0" w:color="AFAFAF"/>
                  </w:tcBorders>
                </w:tcPr>
                <w:p w14:paraId="4A6C6EB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CDF26B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CB6859" w14:paraId="0014D181" w14:textId="77777777">
              <w:tc>
                <w:tcPr>
                  <w:tcW w:w="1962" w:type="dxa"/>
                  <w:tcBorders>
                    <w:top w:val="single" w:sz="8" w:space="0" w:color="AFAFAF"/>
                  </w:tcBorders>
                </w:tcPr>
                <w:p w14:paraId="5087EE5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09CFB9F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11D958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than 150 mmHg or diastolic BP greater than 90 mmHg</w:t>
                  </w:r>
                </w:p>
              </w:tc>
              <w:tc>
                <w:tcPr>
                  <w:tcW w:w="245" w:type="dxa"/>
                  <w:tcBorders>
                    <w:top w:val="single" w:sz="8" w:space="0" w:color="AFAFAF"/>
                  </w:tcBorders>
                </w:tcPr>
                <w:p w14:paraId="66FDB48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E048FF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7045DD1D" w14:textId="77777777">
              <w:tc>
                <w:tcPr>
                  <w:tcW w:w="1962" w:type="dxa"/>
                  <w:tcBorders>
                    <w:top w:val="single" w:sz="8" w:space="0" w:color="AFAFAF"/>
                  </w:tcBorders>
                </w:tcPr>
                <w:p w14:paraId="39B5E7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1275749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F06B36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Cardiac Monitor required.  Hold for heart rate less than 60.  If systolic BP remains above 150 or diastolic BP remains above 90 mmHg after 2 doses, stop IV labetalol and begin clevidipine drip.</w:t>
                  </w:r>
                </w:p>
              </w:tc>
              <w:tc>
                <w:tcPr>
                  <w:tcW w:w="245" w:type="dxa"/>
                  <w:tcBorders>
                    <w:top w:val="single" w:sz="8" w:space="0" w:color="AFAFAF"/>
                  </w:tcBorders>
                </w:tcPr>
                <w:p w14:paraId="7F1C40A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9E8BA7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ECDCF3C" w14:textId="77777777">
              <w:tc>
                <w:tcPr>
                  <w:tcW w:w="1962" w:type="dxa"/>
                  <w:tcBorders>
                    <w:top w:val="single" w:sz="8" w:space="0" w:color="AFAFAF"/>
                  </w:tcBorders>
                </w:tcPr>
                <w:p w14:paraId="43408D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1E8D03C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2D7EC3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08E203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777ED0C"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893FD9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2A5C766" w14:textId="77777777" w:rsidTr="00255875">
        <w:trPr>
          <w:gridAfter w:val="3"/>
          <w:wAfter w:w="580" w:type="dxa"/>
          <w:cantSplit/>
        </w:trPr>
        <w:tc>
          <w:tcPr>
            <w:tcW w:w="115" w:type="dxa"/>
            <w:tcBorders>
              <w:top w:val="nil"/>
              <w:left w:val="single" w:sz="8" w:space="0" w:color="AFAFAF"/>
              <w:bottom w:val="nil"/>
              <w:right w:val="nil"/>
            </w:tcBorders>
          </w:tcPr>
          <w:p w14:paraId="48AC44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13DB459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E09107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1CC872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clevidipine (CLEVIPREX) 25 MG/50 mL IV CONTINUOUS IV DRIP AS NEEDED starting at 1 MG/HR [115825]</w:t>
            </w:r>
          </w:p>
        </w:tc>
        <w:tc>
          <w:tcPr>
            <w:tcW w:w="345" w:type="dxa"/>
            <w:gridSpan w:val="2"/>
            <w:tcBorders>
              <w:top w:val="single" w:sz="8" w:space="0" w:color="AFAFAF"/>
              <w:left w:val="nil"/>
              <w:bottom w:val="nil"/>
              <w:right w:val="nil"/>
            </w:tcBorders>
            <w:shd w:val="clear" w:color="auto" w:fill="FFFFFF"/>
          </w:tcPr>
          <w:p w14:paraId="50CD377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3873CE59" w14:textId="77777777">
              <w:tc>
                <w:tcPr>
                  <w:tcW w:w="1962" w:type="dxa"/>
                </w:tcPr>
                <w:p w14:paraId="6BD6A8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250C0F0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AA913D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36B4E4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6A73A4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5D1F059" w14:textId="77777777">
              <w:tc>
                <w:tcPr>
                  <w:tcW w:w="1962" w:type="dxa"/>
                </w:tcPr>
                <w:p w14:paraId="4DBFFF4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59B1238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BADD3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0-21 mg/hr</w:t>
                  </w:r>
                </w:p>
              </w:tc>
              <w:tc>
                <w:tcPr>
                  <w:tcW w:w="245" w:type="dxa"/>
                </w:tcPr>
                <w:p w14:paraId="5696E7C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647A6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 mg/hr]   [4 mg/hr]</w:t>
                  </w:r>
                </w:p>
              </w:tc>
            </w:tr>
            <w:tr w:rsidR="00CB6859" w14:paraId="0012886A" w14:textId="77777777">
              <w:tc>
                <w:tcPr>
                  <w:tcW w:w="1962" w:type="dxa"/>
                  <w:tcBorders>
                    <w:top w:val="single" w:sz="8" w:space="0" w:color="AFAFAF"/>
                  </w:tcBorders>
                </w:tcPr>
                <w:p w14:paraId="51FE54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24FBDD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D7A04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7D0A9CD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B2F49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77487545" w14:textId="77777777">
              <w:tc>
                <w:tcPr>
                  <w:tcW w:w="1962" w:type="dxa"/>
                  <w:tcBorders>
                    <w:top w:val="single" w:sz="8" w:space="0" w:color="AFAFAF"/>
                  </w:tcBorders>
                </w:tcPr>
                <w:p w14:paraId="6207F45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6634AEE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E26B5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7E0CCFD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C8DCEE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3B3501D" w14:textId="77777777">
              <w:tc>
                <w:tcPr>
                  <w:tcW w:w="1962" w:type="dxa"/>
                  <w:tcBorders>
                    <w:top w:val="single" w:sz="8" w:space="0" w:color="AFAFAF"/>
                  </w:tcBorders>
                </w:tcPr>
                <w:p w14:paraId="31C7DF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5BC6351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DF0AFD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 AS NEEDED</w:t>
                  </w:r>
                </w:p>
              </w:tc>
              <w:tc>
                <w:tcPr>
                  <w:tcW w:w="245" w:type="dxa"/>
                  <w:tcBorders>
                    <w:top w:val="single" w:sz="8" w:space="0" w:color="AFAFAF"/>
                  </w:tcBorders>
                </w:tcPr>
                <w:p w14:paraId="7596B32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164D10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w:t>
                  </w:r>
                </w:p>
              </w:tc>
            </w:tr>
            <w:tr w:rsidR="00CB6859" w14:paraId="38093E5C" w14:textId="77777777">
              <w:tc>
                <w:tcPr>
                  <w:tcW w:w="1962" w:type="dxa"/>
                  <w:tcBorders>
                    <w:top w:val="single" w:sz="8" w:space="0" w:color="AFAFAF"/>
                  </w:tcBorders>
                </w:tcPr>
                <w:p w14:paraId="11150AD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6F4E2E6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556094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45" w:type="dxa"/>
                  <w:tcBorders>
                    <w:top w:val="single" w:sz="8" w:space="0" w:color="AFAFAF"/>
                  </w:tcBorders>
                </w:tcPr>
                <w:p w14:paraId="70AE613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CD4BAA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D95183B" w14:textId="77777777">
              <w:tc>
                <w:tcPr>
                  <w:tcW w:w="1962" w:type="dxa"/>
                  <w:tcBorders>
                    <w:top w:val="single" w:sz="8" w:space="0" w:color="AFAFAF"/>
                  </w:tcBorders>
                </w:tcPr>
                <w:p w14:paraId="55AA10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785A6AE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FC464E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Begin only if Systolic BP remains above 150 mmHg or Diastolic BP remains above 90 mmHg after 2 doses of IV labetalol.Start at 1 MG/HR. Titrate to systolic BP goal range of 130 to 150 mmHg by doubling the rate every 90 seconds until near BP goal. Then adjust every 5 minutes as needed to maintain systolic BP within goal. Maximum dose is the upper dose in the ordered range. Notify physician to re-evaluate after 72 hours of clevidipine infusion to consider alternative antihypertensive medication. Change tubing and bottle every 12 hours.</w:t>
                  </w:r>
                </w:p>
              </w:tc>
              <w:tc>
                <w:tcPr>
                  <w:tcW w:w="245" w:type="dxa"/>
                  <w:tcBorders>
                    <w:top w:val="single" w:sz="8" w:space="0" w:color="AFAFAF"/>
                  </w:tcBorders>
                </w:tcPr>
                <w:p w14:paraId="6C5FE04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52C3FB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F573CC6" w14:textId="77777777">
              <w:tc>
                <w:tcPr>
                  <w:tcW w:w="1962" w:type="dxa"/>
                  <w:tcBorders>
                    <w:top w:val="single" w:sz="8" w:space="0" w:color="AFAFAF"/>
                  </w:tcBorders>
                </w:tcPr>
                <w:p w14:paraId="5BCF9DF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46EB395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9036B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3480C4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E0C77A8"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30C3627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2594F6A" w14:textId="77777777" w:rsidTr="00255875">
        <w:trPr>
          <w:cantSplit/>
        </w:trPr>
        <w:tc>
          <w:tcPr>
            <w:tcW w:w="115" w:type="dxa"/>
            <w:tcBorders>
              <w:top w:val="nil"/>
              <w:left w:val="single" w:sz="8" w:space="0" w:color="AFAFAF"/>
              <w:bottom w:val="nil"/>
              <w:right w:val="nil"/>
            </w:tcBorders>
          </w:tcPr>
          <w:p w14:paraId="3CDF6F2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62B899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5EEBEE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labetalol (NORMODYNE/TRANDATE) 20 MG IV EVERY 10 MINUTES PRN SBP &gt;150 OR DBP &gt;90 x 2 DOSES  +  clevidipine (CLEVIPREX) 25 MG/50 mL IV CONTINUOUS AS NEEDED DRIP AT 1 MG/HR [340035]</w:t>
            </w:r>
          </w:p>
        </w:tc>
        <w:tc>
          <w:tcPr>
            <w:tcW w:w="345" w:type="dxa"/>
            <w:tcBorders>
              <w:top w:val="single" w:sz="8" w:space="0" w:color="AFAFAF"/>
              <w:left w:val="nil"/>
              <w:bottom w:val="nil"/>
              <w:right w:val="nil"/>
            </w:tcBorders>
            <w:shd w:val="clear" w:color="auto" w:fill="FFFFFF"/>
          </w:tcPr>
          <w:p w14:paraId="1C359C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4FC276E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D914645" w14:textId="77777777" w:rsidTr="00255875">
        <w:trPr>
          <w:gridAfter w:val="1"/>
          <w:wAfter w:w="118" w:type="dxa"/>
          <w:cantSplit/>
        </w:trPr>
        <w:tc>
          <w:tcPr>
            <w:tcW w:w="115" w:type="dxa"/>
            <w:tcBorders>
              <w:top w:val="nil"/>
              <w:left w:val="single" w:sz="8" w:space="0" w:color="AFAFAF"/>
              <w:bottom w:val="nil"/>
              <w:right w:val="nil"/>
            </w:tcBorders>
          </w:tcPr>
          <w:p w14:paraId="6748963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66B858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944" w:type="dxa"/>
            <w:gridSpan w:val="10"/>
            <w:tcBorders>
              <w:top w:val="single" w:sz="8" w:space="0" w:color="AFAFAF"/>
              <w:left w:val="nil"/>
              <w:bottom w:val="nil"/>
              <w:right w:val="nil"/>
            </w:tcBorders>
          </w:tcPr>
          <w:p w14:paraId="49161BB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Recommend obtaining daily triglyceride levels while on clevidipine longer than 24 hours.</w:t>
            </w:r>
          </w:p>
          <w:p w14:paraId="70335D5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CBC8C16" w14:textId="77777777" w:rsidTr="00255875">
        <w:trPr>
          <w:gridAfter w:val="3"/>
          <w:wAfter w:w="580" w:type="dxa"/>
          <w:cantSplit/>
        </w:trPr>
        <w:tc>
          <w:tcPr>
            <w:tcW w:w="115" w:type="dxa"/>
            <w:tcBorders>
              <w:top w:val="nil"/>
              <w:left w:val="single" w:sz="8" w:space="0" w:color="AFAFAF"/>
              <w:bottom w:val="nil"/>
              <w:right w:val="nil"/>
            </w:tcBorders>
          </w:tcPr>
          <w:p w14:paraId="4941B99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79794D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DB1B9F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63888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20 MG IV (SYSTOLIC BP &gt;150 OR DIASTOLIC BP &gt;90) x 2 DOSES [5500097]</w:t>
            </w:r>
          </w:p>
        </w:tc>
        <w:tc>
          <w:tcPr>
            <w:tcW w:w="345" w:type="dxa"/>
            <w:gridSpan w:val="2"/>
            <w:tcBorders>
              <w:top w:val="single" w:sz="8" w:space="0" w:color="AFAFAF"/>
              <w:left w:val="nil"/>
              <w:bottom w:val="nil"/>
              <w:right w:val="nil"/>
            </w:tcBorders>
            <w:shd w:val="clear" w:color="auto" w:fill="FFFFFF"/>
          </w:tcPr>
          <w:p w14:paraId="21D3F1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21869C94" w14:textId="77777777">
              <w:tc>
                <w:tcPr>
                  <w:tcW w:w="1962" w:type="dxa"/>
                </w:tcPr>
                <w:p w14:paraId="5AE127A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0ABA273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27EB5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217371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FA96B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1CA0A81" w14:textId="77777777">
              <w:tc>
                <w:tcPr>
                  <w:tcW w:w="1962" w:type="dxa"/>
                </w:tcPr>
                <w:p w14:paraId="44319C6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3E48FB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0D4C67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20 mg</w:t>
                  </w:r>
                </w:p>
              </w:tc>
              <w:tc>
                <w:tcPr>
                  <w:tcW w:w="245" w:type="dxa"/>
                </w:tcPr>
                <w:p w14:paraId="4DCEB6C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E4680D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 mg]   [10 mg]   [20 mg]   [25 mg]   [40 mg]</w:t>
                  </w:r>
                </w:p>
              </w:tc>
            </w:tr>
            <w:tr w:rsidR="00CB6859" w14:paraId="25DB01A0" w14:textId="77777777">
              <w:tc>
                <w:tcPr>
                  <w:tcW w:w="1962" w:type="dxa"/>
                  <w:tcBorders>
                    <w:top w:val="single" w:sz="8" w:space="0" w:color="AFAFAF"/>
                  </w:tcBorders>
                </w:tcPr>
                <w:p w14:paraId="7F01D27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03F557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63C3BB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7FCC33B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7E9227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43097A52" w14:textId="77777777">
              <w:tc>
                <w:tcPr>
                  <w:tcW w:w="1962" w:type="dxa"/>
                  <w:tcBorders>
                    <w:top w:val="single" w:sz="8" w:space="0" w:color="AFAFAF"/>
                  </w:tcBorders>
                </w:tcPr>
                <w:p w14:paraId="5DDA0FE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11A19E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047F00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62CFFF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076A79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A3874A9" w14:textId="77777777">
              <w:tc>
                <w:tcPr>
                  <w:tcW w:w="1962" w:type="dxa"/>
                  <w:tcBorders>
                    <w:top w:val="single" w:sz="8" w:space="0" w:color="AFAFAF"/>
                  </w:tcBorders>
                </w:tcPr>
                <w:p w14:paraId="5DA663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5340F2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DA741D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10 MINUTES AS NEEDED For 2 Doses</w:t>
                  </w:r>
                </w:p>
              </w:tc>
              <w:tc>
                <w:tcPr>
                  <w:tcW w:w="245" w:type="dxa"/>
                  <w:tcBorders>
                    <w:top w:val="single" w:sz="8" w:space="0" w:color="AFAFAF"/>
                  </w:tcBorders>
                </w:tcPr>
                <w:p w14:paraId="14962E7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081AF8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CB6859" w14:paraId="109B7373" w14:textId="77777777">
              <w:tc>
                <w:tcPr>
                  <w:tcW w:w="1962" w:type="dxa"/>
                  <w:tcBorders>
                    <w:top w:val="single" w:sz="8" w:space="0" w:color="AFAFAF"/>
                  </w:tcBorders>
                </w:tcPr>
                <w:p w14:paraId="12E059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43CFAE8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1664D2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than 150 mmHg or diastolic BP greater than 90 mmHg</w:t>
                  </w:r>
                </w:p>
              </w:tc>
              <w:tc>
                <w:tcPr>
                  <w:tcW w:w="245" w:type="dxa"/>
                  <w:tcBorders>
                    <w:top w:val="single" w:sz="8" w:space="0" w:color="AFAFAF"/>
                  </w:tcBorders>
                </w:tcPr>
                <w:p w14:paraId="1CAB87A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B80A08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7CD81919" w14:textId="77777777">
              <w:tc>
                <w:tcPr>
                  <w:tcW w:w="1962" w:type="dxa"/>
                  <w:tcBorders>
                    <w:top w:val="single" w:sz="8" w:space="0" w:color="AFAFAF"/>
                  </w:tcBorders>
                </w:tcPr>
                <w:p w14:paraId="36A8C7F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040B0EC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742411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Cardiac Monitor required.  Hold for heart rate less than 60.  If systolic BP remains above 150 or diastolic BP remains above 90 mmHg after 2 doses, stop IV labetalol and begin clevidipine drip.</w:t>
                  </w:r>
                </w:p>
              </w:tc>
              <w:tc>
                <w:tcPr>
                  <w:tcW w:w="245" w:type="dxa"/>
                  <w:tcBorders>
                    <w:top w:val="single" w:sz="8" w:space="0" w:color="AFAFAF"/>
                  </w:tcBorders>
                </w:tcPr>
                <w:p w14:paraId="03C882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E4BCBD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214BBFE" w14:textId="77777777">
              <w:tc>
                <w:tcPr>
                  <w:tcW w:w="1962" w:type="dxa"/>
                  <w:tcBorders>
                    <w:top w:val="single" w:sz="8" w:space="0" w:color="AFAFAF"/>
                  </w:tcBorders>
                </w:tcPr>
                <w:p w14:paraId="0947C9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1F899A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92BF37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627D48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1101C26"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107CBF1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0A6BABD" w14:textId="77777777" w:rsidTr="00255875">
        <w:trPr>
          <w:gridAfter w:val="3"/>
          <w:wAfter w:w="580" w:type="dxa"/>
          <w:cantSplit/>
        </w:trPr>
        <w:tc>
          <w:tcPr>
            <w:tcW w:w="115" w:type="dxa"/>
            <w:tcBorders>
              <w:top w:val="nil"/>
              <w:left w:val="single" w:sz="8" w:space="0" w:color="AFAFAF"/>
              <w:bottom w:val="nil"/>
              <w:right w:val="nil"/>
            </w:tcBorders>
          </w:tcPr>
          <w:p w14:paraId="0856E5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08B26A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FB84D5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C7B905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clevidipine (CLEVIPREX) 25 mg/50 mL CONTINUOUS IV DRIP AS NEEDED starting at 1 MG/HR [115825]</w:t>
            </w:r>
          </w:p>
        </w:tc>
        <w:tc>
          <w:tcPr>
            <w:tcW w:w="345" w:type="dxa"/>
            <w:gridSpan w:val="2"/>
            <w:tcBorders>
              <w:top w:val="single" w:sz="8" w:space="0" w:color="AFAFAF"/>
              <w:left w:val="nil"/>
              <w:bottom w:val="nil"/>
              <w:right w:val="nil"/>
            </w:tcBorders>
            <w:shd w:val="clear" w:color="auto" w:fill="FFFFFF"/>
          </w:tcPr>
          <w:p w14:paraId="4B5C567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7DEA26E2" w14:textId="77777777">
              <w:tc>
                <w:tcPr>
                  <w:tcW w:w="1962" w:type="dxa"/>
                </w:tcPr>
                <w:p w14:paraId="306E8B7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1BE94BD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00E66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38D399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BE7927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1B1B0FB" w14:textId="77777777">
              <w:tc>
                <w:tcPr>
                  <w:tcW w:w="1962" w:type="dxa"/>
                </w:tcPr>
                <w:p w14:paraId="1AE295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018F25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B9A8D3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0-21 mg/hr</w:t>
                  </w:r>
                </w:p>
              </w:tc>
              <w:tc>
                <w:tcPr>
                  <w:tcW w:w="245" w:type="dxa"/>
                </w:tcPr>
                <w:p w14:paraId="2328B56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BC2F80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 mg/hr]   [4 mg/hr]</w:t>
                  </w:r>
                </w:p>
              </w:tc>
            </w:tr>
            <w:tr w:rsidR="00CB6859" w14:paraId="3E260FF7" w14:textId="77777777">
              <w:tc>
                <w:tcPr>
                  <w:tcW w:w="1962" w:type="dxa"/>
                  <w:tcBorders>
                    <w:top w:val="single" w:sz="8" w:space="0" w:color="AFAFAF"/>
                  </w:tcBorders>
                </w:tcPr>
                <w:p w14:paraId="08DF6D0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7E66188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DC6F5D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44D1FF0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73101F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09C2F845" w14:textId="77777777">
              <w:tc>
                <w:tcPr>
                  <w:tcW w:w="1962" w:type="dxa"/>
                  <w:tcBorders>
                    <w:top w:val="single" w:sz="8" w:space="0" w:color="AFAFAF"/>
                  </w:tcBorders>
                </w:tcPr>
                <w:p w14:paraId="553F546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79955C1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1FBB1E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5FE5D8C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FBABBC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C4ACE8F" w14:textId="77777777">
              <w:tc>
                <w:tcPr>
                  <w:tcW w:w="1962" w:type="dxa"/>
                  <w:tcBorders>
                    <w:top w:val="single" w:sz="8" w:space="0" w:color="AFAFAF"/>
                  </w:tcBorders>
                </w:tcPr>
                <w:p w14:paraId="17BB384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046A9AA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8BC3F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 AS NEEDED</w:t>
                  </w:r>
                </w:p>
              </w:tc>
              <w:tc>
                <w:tcPr>
                  <w:tcW w:w="245" w:type="dxa"/>
                  <w:tcBorders>
                    <w:top w:val="single" w:sz="8" w:space="0" w:color="AFAFAF"/>
                  </w:tcBorders>
                </w:tcPr>
                <w:p w14:paraId="38D55B1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C1568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w:t>
                  </w:r>
                </w:p>
              </w:tc>
            </w:tr>
            <w:tr w:rsidR="00CB6859" w14:paraId="38931073" w14:textId="77777777">
              <w:tc>
                <w:tcPr>
                  <w:tcW w:w="1962" w:type="dxa"/>
                  <w:tcBorders>
                    <w:top w:val="single" w:sz="8" w:space="0" w:color="AFAFAF"/>
                  </w:tcBorders>
                </w:tcPr>
                <w:p w14:paraId="2CE3049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1C34CB8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07017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45" w:type="dxa"/>
                  <w:tcBorders>
                    <w:top w:val="single" w:sz="8" w:space="0" w:color="AFAFAF"/>
                  </w:tcBorders>
                </w:tcPr>
                <w:p w14:paraId="57375C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1E13AA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B7B5B6D" w14:textId="77777777">
              <w:tc>
                <w:tcPr>
                  <w:tcW w:w="1962" w:type="dxa"/>
                  <w:tcBorders>
                    <w:top w:val="single" w:sz="8" w:space="0" w:color="AFAFAF"/>
                  </w:tcBorders>
                </w:tcPr>
                <w:p w14:paraId="7CEADD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593015D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4C1CCC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Begin only if Systolic BP remains above 150 mmHg or Diastolic BP remains above 90 mmHg after 2 doses of IV labetalol.Start at 1 MG/HR. Titrate to systolic BP goal range of 130 to 150 mmHg by doubling the rate every 90 seconds until near BP goal. Then adjust every 5 minutes as needed to maintain systolic BP within goal. Maximum dose is the upper dose in the ordered range. Notify physician to re-evaluate after 72 hours of clevidipine infusion to consider alternative antihypertensive medication. Change tubing and bottle every 12 hours.</w:t>
                  </w:r>
                </w:p>
              </w:tc>
              <w:tc>
                <w:tcPr>
                  <w:tcW w:w="245" w:type="dxa"/>
                  <w:tcBorders>
                    <w:top w:val="single" w:sz="8" w:space="0" w:color="AFAFAF"/>
                  </w:tcBorders>
                </w:tcPr>
                <w:p w14:paraId="39D94CE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06706C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FACD7F3" w14:textId="77777777">
              <w:tc>
                <w:tcPr>
                  <w:tcW w:w="1962" w:type="dxa"/>
                  <w:tcBorders>
                    <w:top w:val="single" w:sz="8" w:space="0" w:color="AFAFAF"/>
                  </w:tcBorders>
                </w:tcPr>
                <w:p w14:paraId="766F56B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85E76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AF6275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04FBF3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E68A5C8"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4E56D8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6023F19" w14:textId="77777777" w:rsidTr="00255875">
        <w:trPr>
          <w:gridAfter w:val="1"/>
          <w:wAfter w:w="118" w:type="dxa"/>
          <w:cantSplit/>
        </w:trPr>
        <w:tc>
          <w:tcPr>
            <w:tcW w:w="115" w:type="dxa"/>
            <w:tcBorders>
              <w:top w:val="nil"/>
              <w:left w:val="single" w:sz="8" w:space="0" w:color="AFAFAF"/>
              <w:bottom w:val="nil"/>
              <w:right w:val="nil"/>
            </w:tcBorders>
          </w:tcPr>
          <w:p w14:paraId="2756CC7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47EDAE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043D8F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clevidipine (CLEVIPREX) 25 MG/50 mL CONTINUOUS IV DRIP AS NEEDED starting at 1 MG/HR [115825]</w:t>
            </w:r>
          </w:p>
        </w:tc>
        <w:tc>
          <w:tcPr>
            <w:tcW w:w="345" w:type="dxa"/>
            <w:gridSpan w:val="2"/>
            <w:tcBorders>
              <w:top w:val="single" w:sz="8" w:space="0" w:color="AFAFAF"/>
              <w:left w:val="nil"/>
              <w:bottom w:val="nil"/>
              <w:right w:val="nil"/>
            </w:tcBorders>
            <w:shd w:val="clear" w:color="auto" w:fill="FFFFFF"/>
          </w:tcPr>
          <w:p w14:paraId="48A539D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01C7E99B" w14:textId="77777777">
              <w:tc>
                <w:tcPr>
                  <w:tcW w:w="2128" w:type="dxa"/>
                </w:tcPr>
                <w:p w14:paraId="05A7CF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11DCEE1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63A73F7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223AF19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4A53895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4DEDED1" w14:textId="77777777">
              <w:tc>
                <w:tcPr>
                  <w:tcW w:w="2128" w:type="dxa"/>
                </w:tcPr>
                <w:p w14:paraId="6D5998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213B70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0065B87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0-21 mg/hr</w:t>
                  </w:r>
                </w:p>
              </w:tc>
              <w:tc>
                <w:tcPr>
                  <w:tcW w:w="266" w:type="dxa"/>
                </w:tcPr>
                <w:p w14:paraId="5962491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A9B5A2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 mg/hr]   [4 mg/hr]</w:t>
                  </w:r>
                </w:p>
              </w:tc>
            </w:tr>
            <w:tr w:rsidR="00CB6859" w14:paraId="05B66957" w14:textId="77777777">
              <w:tc>
                <w:tcPr>
                  <w:tcW w:w="2128" w:type="dxa"/>
                  <w:tcBorders>
                    <w:top w:val="single" w:sz="8" w:space="0" w:color="AFAFAF"/>
                  </w:tcBorders>
                </w:tcPr>
                <w:p w14:paraId="1516BE7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24947F3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FE23BF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5523A01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2C25EA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415756BF" w14:textId="77777777">
              <w:tc>
                <w:tcPr>
                  <w:tcW w:w="2128" w:type="dxa"/>
                  <w:tcBorders>
                    <w:top w:val="single" w:sz="8" w:space="0" w:color="AFAFAF"/>
                  </w:tcBorders>
                </w:tcPr>
                <w:p w14:paraId="41F3F05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465738B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B28279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6E8394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8E62CF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B8439B1" w14:textId="77777777">
              <w:tc>
                <w:tcPr>
                  <w:tcW w:w="2128" w:type="dxa"/>
                  <w:tcBorders>
                    <w:top w:val="single" w:sz="8" w:space="0" w:color="AFAFAF"/>
                  </w:tcBorders>
                </w:tcPr>
                <w:p w14:paraId="4EA7A9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111EF56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BB989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 AS NEEDED</w:t>
                  </w:r>
                </w:p>
              </w:tc>
              <w:tc>
                <w:tcPr>
                  <w:tcW w:w="266" w:type="dxa"/>
                  <w:tcBorders>
                    <w:top w:val="single" w:sz="8" w:space="0" w:color="AFAFAF"/>
                  </w:tcBorders>
                </w:tcPr>
                <w:p w14:paraId="47D9CA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93F46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w:t>
                  </w:r>
                </w:p>
              </w:tc>
            </w:tr>
            <w:tr w:rsidR="00CB6859" w14:paraId="46776901" w14:textId="77777777">
              <w:tc>
                <w:tcPr>
                  <w:tcW w:w="2128" w:type="dxa"/>
                  <w:tcBorders>
                    <w:top w:val="single" w:sz="8" w:space="0" w:color="AFAFAF"/>
                  </w:tcBorders>
                </w:tcPr>
                <w:p w14:paraId="7AA61A8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66" w:type="dxa"/>
                  <w:tcBorders>
                    <w:top w:val="single" w:sz="8" w:space="0" w:color="AFAFAF"/>
                  </w:tcBorders>
                </w:tcPr>
                <w:p w14:paraId="5154CE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D8082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66" w:type="dxa"/>
                  <w:tcBorders>
                    <w:top w:val="single" w:sz="8" w:space="0" w:color="AFAFAF"/>
                  </w:tcBorders>
                </w:tcPr>
                <w:p w14:paraId="061813A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4B6736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36465C1" w14:textId="77777777">
              <w:tc>
                <w:tcPr>
                  <w:tcW w:w="2128" w:type="dxa"/>
                  <w:tcBorders>
                    <w:top w:val="single" w:sz="8" w:space="0" w:color="AFAFAF"/>
                  </w:tcBorders>
                </w:tcPr>
                <w:p w14:paraId="6E04129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2D4B2DA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82291F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Administer if systolic BP greater than 150 mmHg or diastolic BP greater than 90 mmHg on 2 readings 5 minutes apart.Start at 1 MG/HR. Titrate to systolic BP goal range of 130 to 150 mmHg by doubling the rate every 90 seconds until near BP goal. Then adjust every 5 minutes as needed to maintain systolic BP within goal. Maximum dose is the upper dose in the ordered range. Notify physician to re-evaluate after 72 hours of clevidipine infusion to consider alternative antihypertensive medication. Change tubing and bottle every 12 hours.</w:t>
                  </w:r>
                </w:p>
              </w:tc>
              <w:tc>
                <w:tcPr>
                  <w:tcW w:w="266" w:type="dxa"/>
                  <w:tcBorders>
                    <w:top w:val="single" w:sz="8" w:space="0" w:color="AFAFAF"/>
                  </w:tcBorders>
                </w:tcPr>
                <w:p w14:paraId="2146A31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DEACA6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8050C06" w14:textId="77777777">
              <w:tc>
                <w:tcPr>
                  <w:tcW w:w="2128" w:type="dxa"/>
                  <w:tcBorders>
                    <w:top w:val="single" w:sz="8" w:space="0" w:color="AFAFAF"/>
                  </w:tcBorders>
                </w:tcPr>
                <w:p w14:paraId="5DA072C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6F5F478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548EC9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9A8A31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5855B1B"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04AB2DA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D0F9587" w14:textId="77777777" w:rsidTr="00255875">
        <w:trPr>
          <w:cantSplit/>
        </w:trPr>
        <w:tc>
          <w:tcPr>
            <w:tcW w:w="115" w:type="dxa"/>
            <w:tcBorders>
              <w:top w:val="nil"/>
              <w:left w:val="single" w:sz="8" w:space="0" w:color="AFAFAF"/>
              <w:bottom w:val="nil"/>
              <w:right w:val="nil"/>
            </w:tcBorders>
          </w:tcPr>
          <w:p w14:paraId="0F3B72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76954F5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5911E57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labetalol (NORMODYNE/TRANDATE) 10 MG IV EVERY 10 MINUTES PRN SBP &gt;150 OR DBP &gt; 90 x 2 DOSES  +  niCARdipine (CARDENE) 40 MG/200 mL IV CONTINUOUS AS NEEDED DRIP AT 5 MG/HR [340036]</w:t>
            </w:r>
          </w:p>
        </w:tc>
        <w:tc>
          <w:tcPr>
            <w:tcW w:w="345" w:type="dxa"/>
            <w:tcBorders>
              <w:top w:val="single" w:sz="8" w:space="0" w:color="AFAFAF"/>
              <w:left w:val="nil"/>
              <w:bottom w:val="nil"/>
              <w:right w:val="nil"/>
            </w:tcBorders>
            <w:shd w:val="clear" w:color="auto" w:fill="FFFFFF"/>
          </w:tcPr>
          <w:p w14:paraId="1E9DFCC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2DF7F8C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A4BB3BF" w14:textId="77777777" w:rsidTr="00255875">
        <w:trPr>
          <w:gridAfter w:val="3"/>
          <w:wAfter w:w="580" w:type="dxa"/>
          <w:cantSplit/>
        </w:trPr>
        <w:tc>
          <w:tcPr>
            <w:tcW w:w="115" w:type="dxa"/>
            <w:tcBorders>
              <w:top w:val="nil"/>
              <w:left w:val="single" w:sz="8" w:space="0" w:color="AFAFAF"/>
              <w:bottom w:val="nil"/>
              <w:right w:val="nil"/>
            </w:tcBorders>
          </w:tcPr>
          <w:p w14:paraId="79E82E7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5B4B5D9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551C2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C94B4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10 MG IV (SYSTOLIC BP &gt;150 OR DIASTOLIC BP &gt;90) x 2 DOSES [5500097]</w:t>
            </w:r>
          </w:p>
        </w:tc>
        <w:tc>
          <w:tcPr>
            <w:tcW w:w="345" w:type="dxa"/>
            <w:gridSpan w:val="2"/>
            <w:tcBorders>
              <w:top w:val="single" w:sz="8" w:space="0" w:color="AFAFAF"/>
              <w:left w:val="nil"/>
              <w:bottom w:val="nil"/>
              <w:right w:val="nil"/>
            </w:tcBorders>
            <w:shd w:val="clear" w:color="auto" w:fill="FFFFFF"/>
          </w:tcPr>
          <w:p w14:paraId="4FE95AB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39E4C4E7" w14:textId="77777777">
              <w:tc>
                <w:tcPr>
                  <w:tcW w:w="1962" w:type="dxa"/>
                </w:tcPr>
                <w:p w14:paraId="4649FF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1FD9472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D8C5A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3C86E87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E90F3C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C614745" w14:textId="77777777">
              <w:tc>
                <w:tcPr>
                  <w:tcW w:w="1962" w:type="dxa"/>
                </w:tcPr>
                <w:p w14:paraId="1862A0D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1AC056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FB13E2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2DAA68C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D82C23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 mg]   [10 mg]   [20 mg]   [25 mg]   [40 mg]</w:t>
                  </w:r>
                </w:p>
              </w:tc>
            </w:tr>
            <w:tr w:rsidR="00CB6859" w14:paraId="5E8E75F5" w14:textId="77777777">
              <w:tc>
                <w:tcPr>
                  <w:tcW w:w="1962" w:type="dxa"/>
                  <w:tcBorders>
                    <w:top w:val="single" w:sz="8" w:space="0" w:color="AFAFAF"/>
                  </w:tcBorders>
                </w:tcPr>
                <w:p w14:paraId="5AF7D7A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7118838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47B6AF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1DC2C5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40F006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2A0C1C46" w14:textId="77777777">
              <w:tc>
                <w:tcPr>
                  <w:tcW w:w="1962" w:type="dxa"/>
                  <w:tcBorders>
                    <w:top w:val="single" w:sz="8" w:space="0" w:color="AFAFAF"/>
                  </w:tcBorders>
                </w:tcPr>
                <w:p w14:paraId="1A50275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100258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4F7BE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6F443F0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8323AF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80259EF" w14:textId="77777777">
              <w:tc>
                <w:tcPr>
                  <w:tcW w:w="1962" w:type="dxa"/>
                  <w:tcBorders>
                    <w:top w:val="single" w:sz="8" w:space="0" w:color="AFAFAF"/>
                  </w:tcBorders>
                </w:tcPr>
                <w:p w14:paraId="2DA5726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3F22FC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C4A7D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10 MINUTES AS NEEDED For 2 Doses</w:t>
                  </w:r>
                </w:p>
              </w:tc>
              <w:tc>
                <w:tcPr>
                  <w:tcW w:w="245" w:type="dxa"/>
                  <w:tcBorders>
                    <w:top w:val="single" w:sz="8" w:space="0" w:color="AFAFAF"/>
                  </w:tcBorders>
                </w:tcPr>
                <w:p w14:paraId="10C336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C07F30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CB6859" w14:paraId="2E2DE2F0" w14:textId="77777777">
              <w:tc>
                <w:tcPr>
                  <w:tcW w:w="1962" w:type="dxa"/>
                  <w:tcBorders>
                    <w:top w:val="single" w:sz="8" w:space="0" w:color="AFAFAF"/>
                  </w:tcBorders>
                </w:tcPr>
                <w:p w14:paraId="1D41073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62BF415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E3B92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than 150 mmHg or diastolic BP greater than 90 mmHg</w:t>
                  </w:r>
                </w:p>
              </w:tc>
              <w:tc>
                <w:tcPr>
                  <w:tcW w:w="245" w:type="dxa"/>
                  <w:tcBorders>
                    <w:top w:val="single" w:sz="8" w:space="0" w:color="AFAFAF"/>
                  </w:tcBorders>
                </w:tcPr>
                <w:p w14:paraId="2E68AE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0F766C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5111720D" w14:textId="77777777">
              <w:tc>
                <w:tcPr>
                  <w:tcW w:w="1962" w:type="dxa"/>
                  <w:tcBorders>
                    <w:top w:val="single" w:sz="8" w:space="0" w:color="AFAFAF"/>
                  </w:tcBorders>
                </w:tcPr>
                <w:p w14:paraId="3167EF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7B59E1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21CE41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Cardiac Monitor required.  Hold for heart rate less than 60.  If systolic BP remains above 150 or diastolic BP remains above 90 mmHg after 2 doses, stop IV labetalol and begin niCARdipine drip.</w:t>
                  </w:r>
                </w:p>
              </w:tc>
              <w:tc>
                <w:tcPr>
                  <w:tcW w:w="245" w:type="dxa"/>
                  <w:tcBorders>
                    <w:top w:val="single" w:sz="8" w:space="0" w:color="AFAFAF"/>
                  </w:tcBorders>
                </w:tcPr>
                <w:p w14:paraId="696644F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3702A3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4A7AF6D" w14:textId="77777777">
              <w:tc>
                <w:tcPr>
                  <w:tcW w:w="1962" w:type="dxa"/>
                  <w:tcBorders>
                    <w:top w:val="single" w:sz="8" w:space="0" w:color="AFAFAF"/>
                  </w:tcBorders>
                </w:tcPr>
                <w:p w14:paraId="25513B4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385C1B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0A4C3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BDB893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02ACA83"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3001A60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91B87A5" w14:textId="77777777" w:rsidTr="00255875">
        <w:trPr>
          <w:gridAfter w:val="3"/>
          <w:wAfter w:w="580" w:type="dxa"/>
          <w:cantSplit/>
        </w:trPr>
        <w:tc>
          <w:tcPr>
            <w:tcW w:w="115" w:type="dxa"/>
            <w:tcBorders>
              <w:top w:val="nil"/>
              <w:left w:val="single" w:sz="8" w:space="0" w:color="AFAFAF"/>
              <w:bottom w:val="nil"/>
              <w:right w:val="nil"/>
            </w:tcBorders>
          </w:tcPr>
          <w:p w14:paraId="553B7F7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6694D42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69B247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38D3F7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niCARdipine (CARDENE) 0.2 MG/mL CONTINUOUS IV DRIP AS NEEDED starting at 5 MG/HR [168692]</w:t>
            </w:r>
          </w:p>
        </w:tc>
        <w:tc>
          <w:tcPr>
            <w:tcW w:w="345" w:type="dxa"/>
            <w:gridSpan w:val="2"/>
            <w:tcBorders>
              <w:top w:val="single" w:sz="8" w:space="0" w:color="AFAFAF"/>
              <w:left w:val="nil"/>
              <w:bottom w:val="nil"/>
              <w:right w:val="nil"/>
            </w:tcBorders>
            <w:shd w:val="clear" w:color="auto" w:fill="FFFFFF"/>
          </w:tcPr>
          <w:p w14:paraId="36CCA6C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1B84B04D" w14:textId="77777777">
              <w:tc>
                <w:tcPr>
                  <w:tcW w:w="1962" w:type="dxa"/>
                </w:tcPr>
                <w:p w14:paraId="6426EFD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44CCEDB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04C960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3C89C27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BF6F0E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0FA96FBC" w14:textId="77777777">
              <w:tc>
                <w:tcPr>
                  <w:tcW w:w="1962" w:type="dxa"/>
                </w:tcPr>
                <w:p w14:paraId="4C6C406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6FEFA5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7B5C9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0-15 mg/hr</w:t>
                  </w:r>
                </w:p>
              </w:tc>
              <w:tc>
                <w:tcPr>
                  <w:tcW w:w="245" w:type="dxa"/>
                </w:tcPr>
                <w:p w14:paraId="74003A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7C946A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 mg/hr]</w:t>
                  </w:r>
                </w:p>
              </w:tc>
            </w:tr>
            <w:tr w:rsidR="00CB6859" w14:paraId="2CC3F759" w14:textId="77777777">
              <w:tc>
                <w:tcPr>
                  <w:tcW w:w="1962" w:type="dxa"/>
                  <w:tcBorders>
                    <w:top w:val="single" w:sz="8" w:space="0" w:color="AFAFAF"/>
                  </w:tcBorders>
                </w:tcPr>
                <w:p w14:paraId="72302FB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3DA2CCE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99BA2E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52C4F10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85F581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755C6C79" w14:textId="77777777">
              <w:tc>
                <w:tcPr>
                  <w:tcW w:w="1962" w:type="dxa"/>
                  <w:tcBorders>
                    <w:top w:val="single" w:sz="8" w:space="0" w:color="AFAFAF"/>
                  </w:tcBorders>
                </w:tcPr>
                <w:p w14:paraId="74F4EE9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737302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E3BB56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73AA9CD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350947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2E441E3" w14:textId="77777777">
              <w:tc>
                <w:tcPr>
                  <w:tcW w:w="1962" w:type="dxa"/>
                  <w:tcBorders>
                    <w:top w:val="single" w:sz="8" w:space="0" w:color="AFAFAF"/>
                  </w:tcBorders>
                </w:tcPr>
                <w:p w14:paraId="75BA56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089BA99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6C542F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 AS NEEDED</w:t>
                  </w:r>
                </w:p>
              </w:tc>
              <w:tc>
                <w:tcPr>
                  <w:tcW w:w="245" w:type="dxa"/>
                  <w:tcBorders>
                    <w:top w:val="single" w:sz="8" w:space="0" w:color="AFAFAF"/>
                  </w:tcBorders>
                </w:tcPr>
                <w:p w14:paraId="68A60FE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5BC46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w:t>
                  </w:r>
                </w:p>
              </w:tc>
            </w:tr>
            <w:tr w:rsidR="00CB6859" w14:paraId="05894C1C" w14:textId="77777777">
              <w:tc>
                <w:tcPr>
                  <w:tcW w:w="1962" w:type="dxa"/>
                  <w:tcBorders>
                    <w:top w:val="single" w:sz="8" w:space="0" w:color="AFAFAF"/>
                  </w:tcBorders>
                </w:tcPr>
                <w:p w14:paraId="69C095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1C2404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CCE3D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45" w:type="dxa"/>
                  <w:tcBorders>
                    <w:top w:val="single" w:sz="8" w:space="0" w:color="AFAFAF"/>
                  </w:tcBorders>
                </w:tcPr>
                <w:p w14:paraId="7F1A59D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0F6C25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2216E533" w14:textId="77777777">
              <w:tc>
                <w:tcPr>
                  <w:tcW w:w="1962" w:type="dxa"/>
                  <w:tcBorders>
                    <w:top w:val="single" w:sz="8" w:space="0" w:color="AFAFAF"/>
                  </w:tcBorders>
                </w:tcPr>
                <w:p w14:paraId="7F3987D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5D1E243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8613B3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Begin only if Systolic BP remains above 150 or Diastolic BP remains above 90 mmHg after 2 doses of IV labetalol.  Start at 5 MG/HR. Titrate by 2.5 MG/HR every 15 minutes to maintain a systolic BP range of 130 to 150 mmHg. Maximum dose is the upper dose in the ordered range.</w:t>
                  </w:r>
                </w:p>
              </w:tc>
              <w:tc>
                <w:tcPr>
                  <w:tcW w:w="245" w:type="dxa"/>
                  <w:tcBorders>
                    <w:top w:val="single" w:sz="8" w:space="0" w:color="AFAFAF"/>
                  </w:tcBorders>
                </w:tcPr>
                <w:p w14:paraId="752954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D9D2EB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3822C4F" w14:textId="77777777">
              <w:tc>
                <w:tcPr>
                  <w:tcW w:w="1962" w:type="dxa"/>
                  <w:tcBorders>
                    <w:top w:val="single" w:sz="8" w:space="0" w:color="AFAFAF"/>
                  </w:tcBorders>
                </w:tcPr>
                <w:p w14:paraId="6363958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7E6BC7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7CEEF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8C3027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C430E23"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03EA932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0ACEDCC" w14:textId="77777777" w:rsidTr="00255875">
        <w:trPr>
          <w:cantSplit/>
        </w:trPr>
        <w:tc>
          <w:tcPr>
            <w:tcW w:w="115" w:type="dxa"/>
            <w:tcBorders>
              <w:top w:val="nil"/>
              <w:left w:val="single" w:sz="8" w:space="0" w:color="AFAFAF"/>
              <w:bottom w:val="nil"/>
              <w:right w:val="nil"/>
            </w:tcBorders>
          </w:tcPr>
          <w:p w14:paraId="102FAE4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103E35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3D997F4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labetalol (NORMODYNE/TRANDATE) 20 MG IV EVERY 10 MINUTES PRN SBP &gt;150 OR DBP &gt; 90 x 2 DOSES  +  niCARdipine (CARDENE) 40 MG/200 mL IV CONTINUOUS AS NEEDED DRIP AT 5 MG/HR [340037]</w:t>
            </w:r>
          </w:p>
        </w:tc>
        <w:tc>
          <w:tcPr>
            <w:tcW w:w="345" w:type="dxa"/>
            <w:tcBorders>
              <w:top w:val="single" w:sz="8" w:space="0" w:color="AFAFAF"/>
              <w:left w:val="nil"/>
              <w:bottom w:val="nil"/>
              <w:right w:val="nil"/>
            </w:tcBorders>
            <w:shd w:val="clear" w:color="auto" w:fill="FFFFFF"/>
          </w:tcPr>
          <w:p w14:paraId="44B46F7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59258D5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D59AFD9" w14:textId="77777777" w:rsidTr="00255875">
        <w:trPr>
          <w:gridAfter w:val="3"/>
          <w:wAfter w:w="580" w:type="dxa"/>
          <w:cantSplit/>
        </w:trPr>
        <w:tc>
          <w:tcPr>
            <w:tcW w:w="115" w:type="dxa"/>
            <w:tcBorders>
              <w:top w:val="nil"/>
              <w:left w:val="single" w:sz="8" w:space="0" w:color="AFAFAF"/>
              <w:bottom w:val="nil"/>
              <w:right w:val="nil"/>
            </w:tcBorders>
          </w:tcPr>
          <w:p w14:paraId="552B69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7D84BEE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89C30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4AF7F2E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20 MG IV (SYSTOLIC BP &gt;150 OR DIASTOLIC BP &gt;90) x 2 DOSES [5500097]</w:t>
            </w:r>
          </w:p>
        </w:tc>
        <w:tc>
          <w:tcPr>
            <w:tcW w:w="345" w:type="dxa"/>
            <w:gridSpan w:val="2"/>
            <w:tcBorders>
              <w:top w:val="single" w:sz="8" w:space="0" w:color="AFAFAF"/>
              <w:left w:val="nil"/>
              <w:bottom w:val="nil"/>
              <w:right w:val="nil"/>
            </w:tcBorders>
            <w:shd w:val="clear" w:color="auto" w:fill="FFFFFF"/>
          </w:tcPr>
          <w:p w14:paraId="252DFAE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4047A01F" w14:textId="77777777">
              <w:tc>
                <w:tcPr>
                  <w:tcW w:w="1962" w:type="dxa"/>
                </w:tcPr>
                <w:p w14:paraId="6FFE72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0F839C5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7108DF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6124167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07E171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6269DD5" w14:textId="77777777">
              <w:tc>
                <w:tcPr>
                  <w:tcW w:w="1962" w:type="dxa"/>
                </w:tcPr>
                <w:p w14:paraId="16D6A0E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42E7770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4CD97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20 mg</w:t>
                  </w:r>
                </w:p>
              </w:tc>
              <w:tc>
                <w:tcPr>
                  <w:tcW w:w="245" w:type="dxa"/>
                </w:tcPr>
                <w:p w14:paraId="1E402B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EE3D9C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 mg]   [10 mg]   [20 mg]   [25 mg]   [40 mg]</w:t>
                  </w:r>
                </w:p>
              </w:tc>
            </w:tr>
            <w:tr w:rsidR="00CB6859" w14:paraId="0136BFBA" w14:textId="77777777">
              <w:tc>
                <w:tcPr>
                  <w:tcW w:w="1962" w:type="dxa"/>
                  <w:tcBorders>
                    <w:top w:val="single" w:sz="8" w:space="0" w:color="AFAFAF"/>
                  </w:tcBorders>
                </w:tcPr>
                <w:p w14:paraId="3281B57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351C76B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0024EE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139A9FC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DF092A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406042D1" w14:textId="77777777">
              <w:tc>
                <w:tcPr>
                  <w:tcW w:w="1962" w:type="dxa"/>
                  <w:tcBorders>
                    <w:top w:val="single" w:sz="8" w:space="0" w:color="AFAFAF"/>
                  </w:tcBorders>
                </w:tcPr>
                <w:p w14:paraId="2C65F8B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5F04776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96487D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30BCED5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AE939E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4138461" w14:textId="77777777">
              <w:tc>
                <w:tcPr>
                  <w:tcW w:w="1962" w:type="dxa"/>
                  <w:tcBorders>
                    <w:top w:val="single" w:sz="8" w:space="0" w:color="AFAFAF"/>
                  </w:tcBorders>
                </w:tcPr>
                <w:p w14:paraId="47F0203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6210EB7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E254BD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10 MINUTES AS NEEDED For 2 Doses</w:t>
                  </w:r>
                </w:p>
              </w:tc>
              <w:tc>
                <w:tcPr>
                  <w:tcW w:w="245" w:type="dxa"/>
                  <w:tcBorders>
                    <w:top w:val="single" w:sz="8" w:space="0" w:color="AFAFAF"/>
                  </w:tcBorders>
                </w:tcPr>
                <w:p w14:paraId="37DBE96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A96BE6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CB6859" w14:paraId="2623FD18" w14:textId="77777777">
              <w:tc>
                <w:tcPr>
                  <w:tcW w:w="1962" w:type="dxa"/>
                  <w:tcBorders>
                    <w:top w:val="single" w:sz="8" w:space="0" w:color="AFAFAF"/>
                  </w:tcBorders>
                </w:tcPr>
                <w:p w14:paraId="0BCA6CF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6FC2C62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E3977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than 150 mmHg or diastolic BP greater than 90 mmHg</w:t>
                  </w:r>
                </w:p>
              </w:tc>
              <w:tc>
                <w:tcPr>
                  <w:tcW w:w="245" w:type="dxa"/>
                  <w:tcBorders>
                    <w:top w:val="single" w:sz="8" w:space="0" w:color="AFAFAF"/>
                  </w:tcBorders>
                </w:tcPr>
                <w:p w14:paraId="1DB00A4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586F9A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1BBD4BD5" w14:textId="77777777">
              <w:tc>
                <w:tcPr>
                  <w:tcW w:w="1962" w:type="dxa"/>
                  <w:tcBorders>
                    <w:top w:val="single" w:sz="8" w:space="0" w:color="AFAFAF"/>
                  </w:tcBorders>
                </w:tcPr>
                <w:p w14:paraId="4DB146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24EA92F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614C7E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Cardiac Monitor required.  Hold for heart rate less than 60.  If systolic BP remains above 150 or diastolic BP remains above 90 mmHg after 2 doses, stop IV labetalol and begin niCARdipine drip.</w:t>
                  </w:r>
                </w:p>
              </w:tc>
              <w:tc>
                <w:tcPr>
                  <w:tcW w:w="245" w:type="dxa"/>
                  <w:tcBorders>
                    <w:top w:val="single" w:sz="8" w:space="0" w:color="AFAFAF"/>
                  </w:tcBorders>
                </w:tcPr>
                <w:p w14:paraId="7644B4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4CA30C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892BA2C" w14:textId="77777777">
              <w:tc>
                <w:tcPr>
                  <w:tcW w:w="1962" w:type="dxa"/>
                  <w:tcBorders>
                    <w:top w:val="single" w:sz="8" w:space="0" w:color="AFAFAF"/>
                  </w:tcBorders>
                </w:tcPr>
                <w:p w14:paraId="4812FD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1B95D58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E2D649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E782EA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3A26894"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2FFD23F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29B5EF3" w14:textId="77777777" w:rsidTr="00255875">
        <w:trPr>
          <w:gridAfter w:val="3"/>
          <w:wAfter w:w="580" w:type="dxa"/>
          <w:cantSplit/>
        </w:trPr>
        <w:tc>
          <w:tcPr>
            <w:tcW w:w="115" w:type="dxa"/>
            <w:tcBorders>
              <w:top w:val="nil"/>
              <w:left w:val="single" w:sz="8" w:space="0" w:color="AFAFAF"/>
              <w:bottom w:val="nil"/>
              <w:right w:val="nil"/>
            </w:tcBorders>
          </w:tcPr>
          <w:p w14:paraId="14BBC7A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02E68DB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1D73C4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92F923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niCARdipine (CARDENE) 0.2 MG/mL CONTINUOUS IV DRIP AS NEEDED starting at 5 MG/HR [168692]</w:t>
            </w:r>
          </w:p>
        </w:tc>
        <w:tc>
          <w:tcPr>
            <w:tcW w:w="345" w:type="dxa"/>
            <w:gridSpan w:val="2"/>
            <w:tcBorders>
              <w:top w:val="single" w:sz="8" w:space="0" w:color="AFAFAF"/>
              <w:left w:val="nil"/>
              <w:bottom w:val="nil"/>
              <w:right w:val="nil"/>
            </w:tcBorders>
            <w:shd w:val="clear" w:color="auto" w:fill="FFFFFF"/>
          </w:tcPr>
          <w:p w14:paraId="5108F11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689C115B" w14:textId="77777777">
              <w:tc>
                <w:tcPr>
                  <w:tcW w:w="1962" w:type="dxa"/>
                </w:tcPr>
                <w:p w14:paraId="5F16DB0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0ADD47D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61950E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44193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2BC9B3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E211273" w14:textId="77777777">
              <w:tc>
                <w:tcPr>
                  <w:tcW w:w="1962" w:type="dxa"/>
                </w:tcPr>
                <w:p w14:paraId="4652B19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6D74C0E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3195B3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0-15 mg/hr</w:t>
                  </w:r>
                </w:p>
              </w:tc>
              <w:tc>
                <w:tcPr>
                  <w:tcW w:w="245" w:type="dxa"/>
                </w:tcPr>
                <w:p w14:paraId="6ECC81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6A334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 mg/hr]</w:t>
                  </w:r>
                </w:p>
              </w:tc>
            </w:tr>
            <w:tr w:rsidR="00CB6859" w14:paraId="3AA60B95" w14:textId="77777777">
              <w:tc>
                <w:tcPr>
                  <w:tcW w:w="1962" w:type="dxa"/>
                  <w:tcBorders>
                    <w:top w:val="single" w:sz="8" w:space="0" w:color="AFAFAF"/>
                  </w:tcBorders>
                </w:tcPr>
                <w:p w14:paraId="45CD8F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7A017E2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650C3A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036ECDB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CD5A19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371D9157" w14:textId="77777777">
              <w:tc>
                <w:tcPr>
                  <w:tcW w:w="1962" w:type="dxa"/>
                  <w:tcBorders>
                    <w:top w:val="single" w:sz="8" w:space="0" w:color="AFAFAF"/>
                  </w:tcBorders>
                </w:tcPr>
                <w:p w14:paraId="0F171D2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04C673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C38AC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3544C1A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9C64A4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D2C753F" w14:textId="77777777">
              <w:tc>
                <w:tcPr>
                  <w:tcW w:w="1962" w:type="dxa"/>
                  <w:tcBorders>
                    <w:top w:val="single" w:sz="8" w:space="0" w:color="AFAFAF"/>
                  </w:tcBorders>
                </w:tcPr>
                <w:p w14:paraId="045D8B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3CBDE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F35E50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 AS NEEDED</w:t>
                  </w:r>
                </w:p>
              </w:tc>
              <w:tc>
                <w:tcPr>
                  <w:tcW w:w="245" w:type="dxa"/>
                  <w:tcBorders>
                    <w:top w:val="single" w:sz="8" w:space="0" w:color="AFAFAF"/>
                  </w:tcBorders>
                </w:tcPr>
                <w:p w14:paraId="21A1017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8C1C84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w:t>
                  </w:r>
                </w:p>
              </w:tc>
            </w:tr>
            <w:tr w:rsidR="00CB6859" w14:paraId="742A6979" w14:textId="77777777">
              <w:tc>
                <w:tcPr>
                  <w:tcW w:w="1962" w:type="dxa"/>
                  <w:tcBorders>
                    <w:top w:val="single" w:sz="8" w:space="0" w:color="AFAFAF"/>
                  </w:tcBorders>
                </w:tcPr>
                <w:p w14:paraId="2D9AF9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2D74007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6420A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45" w:type="dxa"/>
                  <w:tcBorders>
                    <w:top w:val="single" w:sz="8" w:space="0" w:color="AFAFAF"/>
                  </w:tcBorders>
                </w:tcPr>
                <w:p w14:paraId="3E97D35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1938A3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66633281" w14:textId="77777777">
              <w:tc>
                <w:tcPr>
                  <w:tcW w:w="1962" w:type="dxa"/>
                  <w:tcBorders>
                    <w:top w:val="single" w:sz="8" w:space="0" w:color="AFAFAF"/>
                  </w:tcBorders>
                </w:tcPr>
                <w:p w14:paraId="1A1D2CB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6C490F5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9DF6D6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Begin only if Systolic BP remains above 150 or Diastolic BP remains above 90 mmHg after 2 doses of IV labetalol.Start at 5 MG/HR. Titrate by 2.5 MG/HR every 15 minutes to maintain a systolic BP range of 130 to 150 mmHg. Maximum dose is the upper dose in the ordered range.</w:t>
                  </w:r>
                </w:p>
              </w:tc>
              <w:tc>
                <w:tcPr>
                  <w:tcW w:w="245" w:type="dxa"/>
                  <w:tcBorders>
                    <w:top w:val="single" w:sz="8" w:space="0" w:color="AFAFAF"/>
                  </w:tcBorders>
                </w:tcPr>
                <w:p w14:paraId="1B74E3C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E524D0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80EF6CC" w14:textId="77777777">
              <w:tc>
                <w:tcPr>
                  <w:tcW w:w="1962" w:type="dxa"/>
                  <w:tcBorders>
                    <w:top w:val="single" w:sz="8" w:space="0" w:color="AFAFAF"/>
                  </w:tcBorders>
                </w:tcPr>
                <w:p w14:paraId="06957B0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F9D47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FD9882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74813F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33374A7"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11EB89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3E9F09E" w14:textId="77777777" w:rsidTr="00255875">
        <w:trPr>
          <w:gridAfter w:val="1"/>
          <w:wAfter w:w="118" w:type="dxa"/>
          <w:cantSplit/>
        </w:trPr>
        <w:tc>
          <w:tcPr>
            <w:tcW w:w="115" w:type="dxa"/>
            <w:tcBorders>
              <w:top w:val="nil"/>
              <w:left w:val="single" w:sz="8" w:space="0" w:color="AFAFAF"/>
              <w:bottom w:val="nil"/>
              <w:right w:val="nil"/>
            </w:tcBorders>
          </w:tcPr>
          <w:p w14:paraId="4D968D0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23AD566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4BD7A55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niCARdipine (CARDENE) 0.2 MG/mL CONTINUOUS IV DRIP AS NEEDED starting at 5 MG/HR [168692]</w:t>
            </w:r>
          </w:p>
        </w:tc>
        <w:tc>
          <w:tcPr>
            <w:tcW w:w="345" w:type="dxa"/>
            <w:gridSpan w:val="2"/>
            <w:tcBorders>
              <w:top w:val="single" w:sz="8" w:space="0" w:color="AFAFAF"/>
              <w:left w:val="nil"/>
              <w:bottom w:val="nil"/>
              <w:right w:val="nil"/>
            </w:tcBorders>
            <w:shd w:val="clear" w:color="auto" w:fill="FFFFFF"/>
          </w:tcPr>
          <w:p w14:paraId="2AEF26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11D310AB" w14:textId="77777777">
              <w:tc>
                <w:tcPr>
                  <w:tcW w:w="2128" w:type="dxa"/>
                </w:tcPr>
                <w:p w14:paraId="33A75D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36B4DC8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537DD0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1CA3AA3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4DC4CC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7CE37189" w14:textId="77777777">
              <w:tc>
                <w:tcPr>
                  <w:tcW w:w="2128" w:type="dxa"/>
                </w:tcPr>
                <w:p w14:paraId="69331C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68D862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5049296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0-15 mg/hr</w:t>
                  </w:r>
                </w:p>
              </w:tc>
              <w:tc>
                <w:tcPr>
                  <w:tcW w:w="266" w:type="dxa"/>
                </w:tcPr>
                <w:p w14:paraId="21C5B2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3857018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 mg/hr]</w:t>
                  </w:r>
                </w:p>
              </w:tc>
            </w:tr>
            <w:tr w:rsidR="00CB6859" w14:paraId="1AB48510" w14:textId="77777777">
              <w:tc>
                <w:tcPr>
                  <w:tcW w:w="2128" w:type="dxa"/>
                  <w:tcBorders>
                    <w:top w:val="single" w:sz="8" w:space="0" w:color="AFAFAF"/>
                  </w:tcBorders>
                </w:tcPr>
                <w:p w14:paraId="3C87838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35CD24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9FAB8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4288810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9C9B8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69B1B56D" w14:textId="77777777">
              <w:tc>
                <w:tcPr>
                  <w:tcW w:w="2128" w:type="dxa"/>
                  <w:tcBorders>
                    <w:top w:val="single" w:sz="8" w:space="0" w:color="AFAFAF"/>
                  </w:tcBorders>
                </w:tcPr>
                <w:p w14:paraId="1A61866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2A6D5A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024BFF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5CE59B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F7B567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8382EEE" w14:textId="77777777">
              <w:tc>
                <w:tcPr>
                  <w:tcW w:w="2128" w:type="dxa"/>
                  <w:tcBorders>
                    <w:top w:val="single" w:sz="8" w:space="0" w:color="AFAFAF"/>
                  </w:tcBorders>
                </w:tcPr>
                <w:p w14:paraId="618A037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06B3E98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F1215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 AS NEEDED</w:t>
                  </w:r>
                </w:p>
              </w:tc>
              <w:tc>
                <w:tcPr>
                  <w:tcW w:w="266" w:type="dxa"/>
                  <w:tcBorders>
                    <w:top w:val="single" w:sz="8" w:space="0" w:color="AFAFAF"/>
                  </w:tcBorders>
                </w:tcPr>
                <w:p w14:paraId="33BE01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B4459D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w:t>
                  </w:r>
                </w:p>
              </w:tc>
            </w:tr>
            <w:tr w:rsidR="00CB6859" w14:paraId="27F21220" w14:textId="77777777">
              <w:tc>
                <w:tcPr>
                  <w:tcW w:w="2128" w:type="dxa"/>
                  <w:tcBorders>
                    <w:top w:val="single" w:sz="8" w:space="0" w:color="AFAFAF"/>
                  </w:tcBorders>
                </w:tcPr>
                <w:p w14:paraId="0E6D2A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66" w:type="dxa"/>
                  <w:tcBorders>
                    <w:top w:val="single" w:sz="8" w:space="0" w:color="AFAFAF"/>
                  </w:tcBorders>
                </w:tcPr>
                <w:p w14:paraId="0D01091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BC57B8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66" w:type="dxa"/>
                  <w:tcBorders>
                    <w:top w:val="single" w:sz="8" w:space="0" w:color="AFAFAF"/>
                  </w:tcBorders>
                </w:tcPr>
                <w:p w14:paraId="62201C1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4E3885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2D00D038" w14:textId="77777777">
              <w:tc>
                <w:tcPr>
                  <w:tcW w:w="2128" w:type="dxa"/>
                  <w:tcBorders>
                    <w:top w:val="single" w:sz="8" w:space="0" w:color="AFAFAF"/>
                  </w:tcBorders>
                </w:tcPr>
                <w:p w14:paraId="0CAE290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106885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4C419B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Administer if systolic BP greater than 150 mmHg or diastolic BP greater than 90 mmHg on 2 readings 5 minutes apart. Start at 5 MG/HR. Titrate by 2.5 MG/HR every 15 minutes to maintain a systolic BP range of 130 to 150 mmHg. Maximum dose is the upper dose in the ordered range.</w:t>
                  </w:r>
                </w:p>
              </w:tc>
              <w:tc>
                <w:tcPr>
                  <w:tcW w:w="266" w:type="dxa"/>
                  <w:tcBorders>
                    <w:top w:val="single" w:sz="8" w:space="0" w:color="AFAFAF"/>
                  </w:tcBorders>
                </w:tcPr>
                <w:p w14:paraId="421B2F7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7F9961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7854345" w14:textId="77777777">
              <w:tc>
                <w:tcPr>
                  <w:tcW w:w="2128" w:type="dxa"/>
                  <w:tcBorders>
                    <w:top w:val="single" w:sz="8" w:space="0" w:color="AFAFAF"/>
                  </w:tcBorders>
                </w:tcPr>
                <w:p w14:paraId="1340CD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381BB3C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9CCD3A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1E078E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B8AD11D"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E7259B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14DA21C" w14:textId="77777777" w:rsidTr="00255875">
        <w:trPr>
          <w:gridAfter w:val="1"/>
          <w:wAfter w:w="118" w:type="dxa"/>
          <w:cantSplit/>
        </w:trPr>
        <w:tc>
          <w:tcPr>
            <w:tcW w:w="115" w:type="dxa"/>
            <w:tcBorders>
              <w:top w:val="nil"/>
              <w:left w:val="single" w:sz="8" w:space="0" w:color="AFAFAF"/>
              <w:bottom w:val="nil"/>
              <w:right w:val="nil"/>
            </w:tcBorders>
          </w:tcPr>
          <w:p w14:paraId="30C0BD8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D33E5F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B0A339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10 MG IV (SYSTOLIC BP GREATER THAN 150 mmHg OR DIASTOLIC BP GREATER THAN 90 mmHg ON 2 READINGS) [5500097]</w:t>
            </w:r>
          </w:p>
        </w:tc>
        <w:tc>
          <w:tcPr>
            <w:tcW w:w="345" w:type="dxa"/>
            <w:gridSpan w:val="2"/>
            <w:tcBorders>
              <w:top w:val="single" w:sz="8" w:space="0" w:color="AFAFAF"/>
              <w:left w:val="nil"/>
              <w:bottom w:val="nil"/>
              <w:right w:val="nil"/>
            </w:tcBorders>
            <w:shd w:val="clear" w:color="auto" w:fill="FFFFFF"/>
          </w:tcPr>
          <w:p w14:paraId="5169C8E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52FD2075" w14:textId="77777777">
              <w:tc>
                <w:tcPr>
                  <w:tcW w:w="2128" w:type="dxa"/>
                </w:tcPr>
                <w:p w14:paraId="624CFD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3EA3A26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2699444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60DCED8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690FB1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87DB514" w14:textId="77777777">
              <w:tc>
                <w:tcPr>
                  <w:tcW w:w="2128" w:type="dxa"/>
                </w:tcPr>
                <w:p w14:paraId="53D2FB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600547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5964E0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66" w:type="dxa"/>
                </w:tcPr>
                <w:p w14:paraId="323C34A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4ABD3A9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 mg]   [10 mg]   [20 mg]   [25 mg]   [40 mg]</w:t>
                  </w:r>
                </w:p>
              </w:tc>
            </w:tr>
            <w:tr w:rsidR="00CB6859" w14:paraId="6790F8F4" w14:textId="77777777">
              <w:tc>
                <w:tcPr>
                  <w:tcW w:w="2128" w:type="dxa"/>
                  <w:tcBorders>
                    <w:top w:val="single" w:sz="8" w:space="0" w:color="AFAFAF"/>
                  </w:tcBorders>
                </w:tcPr>
                <w:p w14:paraId="6998B4A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225661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6EEE85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76553DE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F34CC5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5A951CB8" w14:textId="77777777">
              <w:tc>
                <w:tcPr>
                  <w:tcW w:w="2128" w:type="dxa"/>
                  <w:tcBorders>
                    <w:top w:val="single" w:sz="8" w:space="0" w:color="AFAFAF"/>
                  </w:tcBorders>
                </w:tcPr>
                <w:p w14:paraId="3FAB9B6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3576AF4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52F8C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2C1C33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0F177F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D8826C7" w14:textId="77777777">
              <w:tc>
                <w:tcPr>
                  <w:tcW w:w="2128" w:type="dxa"/>
                  <w:tcBorders>
                    <w:top w:val="single" w:sz="8" w:space="0" w:color="AFAFAF"/>
                  </w:tcBorders>
                </w:tcPr>
                <w:p w14:paraId="257BA9B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1429C5E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199867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10 MINUTES AS NEEDED</w:t>
                  </w:r>
                </w:p>
              </w:tc>
              <w:tc>
                <w:tcPr>
                  <w:tcW w:w="266" w:type="dxa"/>
                  <w:tcBorders>
                    <w:top w:val="single" w:sz="8" w:space="0" w:color="AFAFAF"/>
                  </w:tcBorders>
                </w:tcPr>
                <w:p w14:paraId="19C80D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AA9575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CB6859" w14:paraId="75D4A071" w14:textId="77777777">
              <w:tc>
                <w:tcPr>
                  <w:tcW w:w="2128" w:type="dxa"/>
                  <w:tcBorders>
                    <w:top w:val="single" w:sz="8" w:space="0" w:color="AFAFAF"/>
                  </w:tcBorders>
                </w:tcPr>
                <w:p w14:paraId="2B44846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66" w:type="dxa"/>
                  <w:tcBorders>
                    <w:top w:val="single" w:sz="8" w:space="0" w:color="AFAFAF"/>
                  </w:tcBorders>
                </w:tcPr>
                <w:p w14:paraId="7E980A4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9D0369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66" w:type="dxa"/>
                  <w:tcBorders>
                    <w:top w:val="single" w:sz="8" w:space="0" w:color="AFAFAF"/>
                  </w:tcBorders>
                </w:tcPr>
                <w:p w14:paraId="33CB1A3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1B8B3C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6C0BC087" w14:textId="77777777">
              <w:tc>
                <w:tcPr>
                  <w:tcW w:w="2128" w:type="dxa"/>
                  <w:tcBorders>
                    <w:top w:val="single" w:sz="8" w:space="0" w:color="AFAFAF"/>
                  </w:tcBorders>
                </w:tcPr>
                <w:p w14:paraId="791C0B2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43E3E96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97DC40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Administer if systolic BP greater than 150 mmHg or diastolic BP greater than 90 mmHg on 2 readings 5 minutes apart. Additional doses of 10 MG IVP can be given every 10 minutes to a maximum total dose of 300 MG.  Hold for HR less than 50.</w:t>
                  </w:r>
                </w:p>
              </w:tc>
              <w:tc>
                <w:tcPr>
                  <w:tcW w:w="266" w:type="dxa"/>
                  <w:tcBorders>
                    <w:top w:val="single" w:sz="8" w:space="0" w:color="AFAFAF"/>
                  </w:tcBorders>
                </w:tcPr>
                <w:p w14:paraId="08D4F49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CB80E5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CCB3625" w14:textId="77777777">
              <w:tc>
                <w:tcPr>
                  <w:tcW w:w="2128" w:type="dxa"/>
                  <w:tcBorders>
                    <w:top w:val="single" w:sz="8" w:space="0" w:color="AFAFAF"/>
                  </w:tcBorders>
                </w:tcPr>
                <w:p w14:paraId="19E5E47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237A98F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14A757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08888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0D95628"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AE8D55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821CDB6" w14:textId="77777777" w:rsidTr="00255875">
        <w:trPr>
          <w:gridAfter w:val="1"/>
          <w:wAfter w:w="118" w:type="dxa"/>
          <w:cantSplit/>
        </w:trPr>
        <w:tc>
          <w:tcPr>
            <w:tcW w:w="115" w:type="dxa"/>
            <w:tcBorders>
              <w:top w:val="nil"/>
              <w:left w:val="single" w:sz="8" w:space="0" w:color="AFAFAF"/>
              <w:bottom w:val="nil"/>
              <w:right w:val="nil"/>
            </w:tcBorders>
          </w:tcPr>
          <w:p w14:paraId="1A50B98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25E95F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0504B4A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20 MG IV (SYSTOLIC BP GREATER THAN 150 mmHg OR DIASTOLIC BP GREATER THAN 90 mmHg ON 2 READINGS) [5500097]</w:t>
            </w:r>
          </w:p>
        </w:tc>
        <w:tc>
          <w:tcPr>
            <w:tcW w:w="345" w:type="dxa"/>
            <w:gridSpan w:val="2"/>
            <w:tcBorders>
              <w:top w:val="single" w:sz="8" w:space="0" w:color="AFAFAF"/>
              <w:left w:val="nil"/>
              <w:bottom w:val="nil"/>
              <w:right w:val="nil"/>
            </w:tcBorders>
            <w:shd w:val="clear" w:color="auto" w:fill="FFFFFF"/>
          </w:tcPr>
          <w:p w14:paraId="2094355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5D63BB6F" w14:textId="77777777">
              <w:tc>
                <w:tcPr>
                  <w:tcW w:w="2128" w:type="dxa"/>
                </w:tcPr>
                <w:p w14:paraId="70D0112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792FF27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F7635F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35014A7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0D930CE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8F233C6" w14:textId="77777777">
              <w:tc>
                <w:tcPr>
                  <w:tcW w:w="2128" w:type="dxa"/>
                </w:tcPr>
                <w:p w14:paraId="561A7B4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50F8002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5529A15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20 mg</w:t>
                  </w:r>
                </w:p>
              </w:tc>
              <w:tc>
                <w:tcPr>
                  <w:tcW w:w="266" w:type="dxa"/>
                </w:tcPr>
                <w:p w14:paraId="391F7F0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0858925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 mg]   [10 mg]   [20 mg]   [25 mg]   [40 mg]</w:t>
                  </w:r>
                </w:p>
              </w:tc>
            </w:tr>
            <w:tr w:rsidR="00CB6859" w14:paraId="7DD6D9A1" w14:textId="77777777">
              <w:tc>
                <w:tcPr>
                  <w:tcW w:w="2128" w:type="dxa"/>
                  <w:tcBorders>
                    <w:top w:val="single" w:sz="8" w:space="0" w:color="AFAFAF"/>
                  </w:tcBorders>
                </w:tcPr>
                <w:p w14:paraId="0EB9008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6A57285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CB2985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5A8C52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441DD6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168822D9" w14:textId="77777777">
              <w:tc>
                <w:tcPr>
                  <w:tcW w:w="2128" w:type="dxa"/>
                  <w:tcBorders>
                    <w:top w:val="single" w:sz="8" w:space="0" w:color="AFAFAF"/>
                  </w:tcBorders>
                </w:tcPr>
                <w:p w14:paraId="3667FE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4E93EA4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B8E730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42DF2B2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6877B0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8AFB2A2" w14:textId="77777777">
              <w:tc>
                <w:tcPr>
                  <w:tcW w:w="2128" w:type="dxa"/>
                  <w:tcBorders>
                    <w:top w:val="single" w:sz="8" w:space="0" w:color="AFAFAF"/>
                  </w:tcBorders>
                </w:tcPr>
                <w:p w14:paraId="7FADAE1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44FD226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E1D356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10 MINUTES AS NEEDED</w:t>
                  </w:r>
                </w:p>
              </w:tc>
              <w:tc>
                <w:tcPr>
                  <w:tcW w:w="266" w:type="dxa"/>
                  <w:tcBorders>
                    <w:top w:val="single" w:sz="8" w:space="0" w:color="AFAFAF"/>
                  </w:tcBorders>
                </w:tcPr>
                <w:p w14:paraId="0196EA3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5A511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CB6859" w14:paraId="5D6DAC24" w14:textId="77777777">
              <w:tc>
                <w:tcPr>
                  <w:tcW w:w="2128" w:type="dxa"/>
                  <w:tcBorders>
                    <w:top w:val="single" w:sz="8" w:space="0" w:color="AFAFAF"/>
                  </w:tcBorders>
                </w:tcPr>
                <w:p w14:paraId="0764DE2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66" w:type="dxa"/>
                  <w:tcBorders>
                    <w:top w:val="single" w:sz="8" w:space="0" w:color="AFAFAF"/>
                  </w:tcBorders>
                </w:tcPr>
                <w:p w14:paraId="43AAA8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510054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66" w:type="dxa"/>
                  <w:tcBorders>
                    <w:top w:val="single" w:sz="8" w:space="0" w:color="AFAFAF"/>
                  </w:tcBorders>
                </w:tcPr>
                <w:p w14:paraId="52A7648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AC7C8C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1A4A482F" w14:textId="77777777">
              <w:tc>
                <w:tcPr>
                  <w:tcW w:w="2128" w:type="dxa"/>
                  <w:tcBorders>
                    <w:top w:val="single" w:sz="8" w:space="0" w:color="AFAFAF"/>
                  </w:tcBorders>
                </w:tcPr>
                <w:p w14:paraId="5371D0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5047369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70573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Administer if systolic BP greater than 150 mmHg or diastolic BP greater than 90  mmHg on 2 readings 5 minutes apart. Additional doses of 20 MG IVP can be given every 10 minutes to a maximum total dose of 300 MG. Hold for HR less than 50.</w:t>
                  </w:r>
                </w:p>
              </w:tc>
              <w:tc>
                <w:tcPr>
                  <w:tcW w:w="266" w:type="dxa"/>
                  <w:tcBorders>
                    <w:top w:val="single" w:sz="8" w:space="0" w:color="AFAFAF"/>
                  </w:tcBorders>
                </w:tcPr>
                <w:p w14:paraId="072ED36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A6FB39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993ABDC" w14:textId="77777777">
              <w:tc>
                <w:tcPr>
                  <w:tcW w:w="2128" w:type="dxa"/>
                  <w:tcBorders>
                    <w:top w:val="single" w:sz="8" w:space="0" w:color="AFAFAF"/>
                  </w:tcBorders>
                </w:tcPr>
                <w:p w14:paraId="2EBFE4C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2B7840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54FBD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F1A5F7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1CE11F5"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134F82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157C98D" w14:textId="77777777" w:rsidTr="00255875">
        <w:trPr>
          <w:gridAfter w:val="1"/>
          <w:wAfter w:w="118" w:type="dxa"/>
          <w:cantSplit/>
        </w:trPr>
        <w:tc>
          <w:tcPr>
            <w:tcW w:w="115" w:type="dxa"/>
            <w:tcBorders>
              <w:top w:val="nil"/>
              <w:left w:val="single" w:sz="8" w:space="0" w:color="AFAFAF"/>
              <w:bottom w:val="nil"/>
              <w:right w:val="nil"/>
            </w:tcBorders>
          </w:tcPr>
          <w:p w14:paraId="33DD802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38A4B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B7E9C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1 MG/mL CONTINUOUS IV DRIP AS NEEDED starting at 2 MG/MIN [182255]</w:t>
            </w:r>
          </w:p>
        </w:tc>
        <w:tc>
          <w:tcPr>
            <w:tcW w:w="345" w:type="dxa"/>
            <w:gridSpan w:val="2"/>
            <w:tcBorders>
              <w:top w:val="single" w:sz="8" w:space="0" w:color="AFAFAF"/>
              <w:left w:val="nil"/>
              <w:bottom w:val="nil"/>
              <w:right w:val="nil"/>
            </w:tcBorders>
            <w:shd w:val="clear" w:color="auto" w:fill="FFFFFF"/>
          </w:tcPr>
          <w:p w14:paraId="4343ED4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569F5DD9" w14:textId="77777777">
              <w:tc>
                <w:tcPr>
                  <w:tcW w:w="2128" w:type="dxa"/>
                </w:tcPr>
                <w:p w14:paraId="1FF24AA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2D26D9A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678FEF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2AD90F2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42766C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854E70D" w14:textId="77777777">
              <w:tc>
                <w:tcPr>
                  <w:tcW w:w="2128" w:type="dxa"/>
                </w:tcPr>
                <w:p w14:paraId="3AE0417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483B96A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10FF9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0-8 mg/min</w:t>
                  </w:r>
                </w:p>
              </w:tc>
              <w:tc>
                <w:tcPr>
                  <w:tcW w:w="266" w:type="dxa"/>
                </w:tcPr>
                <w:p w14:paraId="4CDC27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34EC4D0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[0.5 mg/min]   [1 mg/min]   [2 mg/min]</w:t>
                  </w:r>
                </w:p>
              </w:tc>
            </w:tr>
            <w:tr w:rsidR="00CB6859" w14:paraId="09B0982C" w14:textId="77777777">
              <w:tc>
                <w:tcPr>
                  <w:tcW w:w="2128" w:type="dxa"/>
                  <w:tcBorders>
                    <w:top w:val="single" w:sz="8" w:space="0" w:color="AFAFAF"/>
                  </w:tcBorders>
                </w:tcPr>
                <w:p w14:paraId="1C30DD2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19A1E01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21DA2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75DE973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75B6EA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1AE15D57" w14:textId="77777777">
              <w:tc>
                <w:tcPr>
                  <w:tcW w:w="2128" w:type="dxa"/>
                  <w:tcBorders>
                    <w:top w:val="single" w:sz="8" w:space="0" w:color="AFAFAF"/>
                  </w:tcBorders>
                </w:tcPr>
                <w:p w14:paraId="56CA769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3033ADC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99EBD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69D21A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C3D689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178A9D6" w14:textId="77777777">
              <w:tc>
                <w:tcPr>
                  <w:tcW w:w="2128" w:type="dxa"/>
                  <w:tcBorders>
                    <w:top w:val="single" w:sz="8" w:space="0" w:color="AFAFAF"/>
                  </w:tcBorders>
                </w:tcPr>
                <w:p w14:paraId="52C6A43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2996315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1EE9C6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 AS NEEDED</w:t>
                  </w:r>
                </w:p>
              </w:tc>
              <w:tc>
                <w:tcPr>
                  <w:tcW w:w="266" w:type="dxa"/>
                  <w:tcBorders>
                    <w:top w:val="single" w:sz="8" w:space="0" w:color="AFAFAF"/>
                  </w:tcBorders>
                </w:tcPr>
                <w:p w14:paraId="39F333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20C6B2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w:t>
                  </w:r>
                </w:p>
              </w:tc>
            </w:tr>
            <w:tr w:rsidR="00CB6859" w14:paraId="39F796DE" w14:textId="77777777">
              <w:tc>
                <w:tcPr>
                  <w:tcW w:w="2128" w:type="dxa"/>
                  <w:tcBorders>
                    <w:top w:val="single" w:sz="8" w:space="0" w:color="AFAFAF"/>
                  </w:tcBorders>
                </w:tcPr>
                <w:p w14:paraId="3D1866B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66" w:type="dxa"/>
                  <w:tcBorders>
                    <w:top w:val="single" w:sz="8" w:space="0" w:color="AFAFAF"/>
                  </w:tcBorders>
                </w:tcPr>
                <w:p w14:paraId="6C282FC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CBE985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66" w:type="dxa"/>
                  <w:tcBorders>
                    <w:top w:val="single" w:sz="8" w:space="0" w:color="AFAFAF"/>
                  </w:tcBorders>
                </w:tcPr>
                <w:p w14:paraId="16E7764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8B0995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7F447B89" w14:textId="77777777">
              <w:tc>
                <w:tcPr>
                  <w:tcW w:w="2128" w:type="dxa"/>
                  <w:tcBorders>
                    <w:top w:val="single" w:sz="8" w:space="0" w:color="AFAFAF"/>
                  </w:tcBorders>
                </w:tcPr>
                <w:p w14:paraId="6A638A9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07C837F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718D827" w14:textId="77777777" w:rsidR="00CB6859" w:rsidRDefault="00BC6AE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Administer if systolic BP greater than 150 mmHg or diastolic BP greater than 90 mmHg on 2 readings 5 minutes apart. </w:t>
                  </w:r>
                </w:p>
                <w:p w14:paraId="7F29119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Start at 2 MG/MIN. Titrate by increments of 1 MG/MIN as often as every 5 minutes to maintain a systolic BP range of 130 to 150 mmHg. Hold for HR less than 50. Maximum dose is the upper dose in the ordered range or a total dose of 300 MG. Call physician if continued infusion beyond 300 MG limit is indicated.</w:t>
                  </w:r>
                </w:p>
              </w:tc>
              <w:tc>
                <w:tcPr>
                  <w:tcW w:w="266" w:type="dxa"/>
                  <w:tcBorders>
                    <w:top w:val="single" w:sz="8" w:space="0" w:color="AFAFAF"/>
                  </w:tcBorders>
                </w:tcPr>
                <w:p w14:paraId="65944A8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4FD2A1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3B36A30" w14:textId="77777777">
              <w:tc>
                <w:tcPr>
                  <w:tcW w:w="2128" w:type="dxa"/>
                  <w:tcBorders>
                    <w:top w:val="single" w:sz="8" w:space="0" w:color="AFAFAF"/>
                  </w:tcBorders>
                </w:tcPr>
                <w:p w14:paraId="014426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2E741D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799EF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7977E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9CAC9FA"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4FDA2B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A6D9D65" w14:textId="77777777" w:rsidTr="00255875">
        <w:trPr>
          <w:cantSplit/>
        </w:trPr>
        <w:tc>
          <w:tcPr>
            <w:tcW w:w="115" w:type="dxa"/>
            <w:tcBorders>
              <w:top w:val="nil"/>
              <w:left w:val="single" w:sz="8" w:space="0" w:color="AFAFAF"/>
              <w:bottom w:val="nil"/>
              <w:right w:val="nil"/>
            </w:tcBorders>
          </w:tcPr>
          <w:p w14:paraId="2FDC113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288D79D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5689226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esmolol (BREVIBLOC) 500 MCG/KG/DOSE IV BOLUS x1 (SBP GREATER THAN 150 OR DBP GREATER THAN 90 ON 2 READINGS)  'AND'  esmolol (BREVIBLOC) 2500 MG/250 ML NaCl IV CONTINUOUS AS NEEDED DRIP at 150 MCG/KG/MIN [232501]</w:t>
            </w:r>
          </w:p>
        </w:tc>
        <w:tc>
          <w:tcPr>
            <w:tcW w:w="345" w:type="dxa"/>
            <w:tcBorders>
              <w:top w:val="single" w:sz="8" w:space="0" w:color="AFAFAF"/>
              <w:left w:val="nil"/>
              <w:bottom w:val="nil"/>
              <w:right w:val="nil"/>
            </w:tcBorders>
            <w:shd w:val="clear" w:color="auto" w:fill="FFFFFF"/>
          </w:tcPr>
          <w:p w14:paraId="65F97A5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2ED7734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"And" Linked Panel</w:t>
            </w:r>
          </w:p>
        </w:tc>
      </w:tr>
      <w:tr w:rsidR="00CB6859" w14:paraId="735B986F" w14:textId="77777777" w:rsidTr="00255875">
        <w:trPr>
          <w:gridAfter w:val="3"/>
          <w:wAfter w:w="580" w:type="dxa"/>
          <w:cantSplit/>
        </w:trPr>
        <w:tc>
          <w:tcPr>
            <w:tcW w:w="115" w:type="dxa"/>
            <w:tcBorders>
              <w:top w:val="nil"/>
              <w:left w:val="single" w:sz="8" w:space="0" w:color="AFAFAF"/>
              <w:bottom w:val="nil"/>
              <w:right w:val="nil"/>
            </w:tcBorders>
          </w:tcPr>
          <w:p w14:paraId="7A3BED2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6806CE1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81DDE4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CE4A53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esmolol (BREVIBLOC) 500 MCG/KG/DOSE IV BOLUS X1 (SYSTOLIC BP GREATER THAN 150 mmHg OR DIASTOLIC BP GREATER THAN 90 mmHg ON 2 READINGS) [16588]</w:t>
            </w:r>
          </w:p>
        </w:tc>
        <w:tc>
          <w:tcPr>
            <w:tcW w:w="345" w:type="dxa"/>
            <w:gridSpan w:val="2"/>
            <w:tcBorders>
              <w:top w:val="single" w:sz="8" w:space="0" w:color="AFAFAF"/>
              <w:left w:val="nil"/>
              <w:bottom w:val="nil"/>
              <w:right w:val="nil"/>
            </w:tcBorders>
            <w:shd w:val="clear" w:color="auto" w:fill="FFFFFF"/>
          </w:tcPr>
          <w:p w14:paraId="4AA389B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50BADE9F" w14:textId="77777777">
              <w:tc>
                <w:tcPr>
                  <w:tcW w:w="1962" w:type="dxa"/>
                </w:tcPr>
                <w:p w14:paraId="7EE6538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651EF7B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011548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63E4E2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ED948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3CFC96B" w14:textId="77777777">
              <w:tc>
                <w:tcPr>
                  <w:tcW w:w="1962" w:type="dxa"/>
                </w:tcPr>
                <w:p w14:paraId="2BFB5FB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6594B7A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556E5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500 mcg/kg/dose</w:t>
                  </w:r>
                </w:p>
              </w:tc>
              <w:tc>
                <w:tcPr>
                  <w:tcW w:w="245" w:type="dxa"/>
                </w:tcPr>
                <w:p w14:paraId="419EEE7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92ECF3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[300 mcg/kg/dose]   [500 mcg/kg/dose]</w:t>
                  </w:r>
                </w:p>
              </w:tc>
            </w:tr>
            <w:tr w:rsidR="00CB6859" w14:paraId="7C5915E5" w14:textId="77777777">
              <w:tc>
                <w:tcPr>
                  <w:tcW w:w="1962" w:type="dxa"/>
                  <w:tcBorders>
                    <w:top w:val="single" w:sz="8" w:space="0" w:color="AFAFAF"/>
                  </w:tcBorders>
                </w:tcPr>
                <w:p w14:paraId="356EEB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7B45FC9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6F7B38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27AEFBF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F04F5D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15F17FFC" w14:textId="77777777">
              <w:tc>
                <w:tcPr>
                  <w:tcW w:w="1962" w:type="dxa"/>
                  <w:tcBorders>
                    <w:top w:val="single" w:sz="8" w:space="0" w:color="AFAFAF"/>
                  </w:tcBorders>
                </w:tcPr>
                <w:p w14:paraId="00A9E0B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101E7C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CACB0D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0809651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B78D78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BF15AD6" w14:textId="77777777">
              <w:tc>
                <w:tcPr>
                  <w:tcW w:w="1962" w:type="dxa"/>
                  <w:tcBorders>
                    <w:top w:val="single" w:sz="8" w:space="0" w:color="AFAFAF"/>
                  </w:tcBorders>
                </w:tcPr>
                <w:p w14:paraId="6CC7988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40332C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63CA3E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5F6969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9FD77F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CB6859" w14:paraId="11B666D4" w14:textId="77777777">
              <w:tc>
                <w:tcPr>
                  <w:tcW w:w="1962" w:type="dxa"/>
                  <w:tcBorders>
                    <w:top w:val="single" w:sz="8" w:space="0" w:color="AFAFAF"/>
                  </w:tcBorders>
                </w:tcPr>
                <w:p w14:paraId="35369E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0B6AAD4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6853E8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45" w:type="dxa"/>
                  <w:tcBorders>
                    <w:top w:val="single" w:sz="8" w:space="0" w:color="AFAFAF"/>
                  </w:tcBorders>
                </w:tcPr>
                <w:p w14:paraId="10BD79F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FFC00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1E3AE870" w14:textId="77777777">
              <w:tc>
                <w:tcPr>
                  <w:tcW w:w="1962" w:type="dxa"/>
                  <w:tcBorders>
                    <w:top w:val="single" w:sz="8" w:space="0" w:color="AFAFAF"/>
                  </w:tcBorders>
                </w:tcPr>
                <w:p w14:paraId="1D937D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3E4830B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2815CB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Administer if systolic BP greater than 150 mmHg or diastolic BP greater than 90 mmHg on 2 readings 5 minutes apart.  Administer bolus over 30 seconds.</w:t>
                  </w:r>
                </w:p>
              </w:tc>
              <w:tc>
                <w:tcPr>
                  <w:tcW w:w="245" w:type="dxa"/>
                  <w:tcBorders>
                    <w:top w:val="single" w:sz="8" w:space="0" w:color="AFAFAF"/>
                  </w:tcBorders>
                </w:tcPr>
                <w:p w14:paraId="67CE542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17E882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0C7A1DC" w14:textId="77777777">
              <w:tc>
                <w:tcPr>
                  <w:tcW w:w="1962" w:type="dxa"/>
                  <w:tcBorders>
                    <w:top w:val="single" w:sz="8" w:space="0" w:color="AFAFAF"/>
                  </w:tcBorders>
                </w:tcPr>
                <w:p w14:paraId="54F3CC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7EFC2F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417400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B00B65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55F36D6"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559940E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D140C7E" w14:textId="77777777" w:rsidTr="00255875">
        <w:trPr>
          <w:gridAfter w:val="3"/>
          <w:wAfter w:w="580" w:type="dxa"/>
          <w:cantSplit/>
        </w:trPr>
        <w:tc>
          <w:tcPr>
            <w:tcW w:w="115" w:type="dxa"/>
            <w:tcBorders>
              <w:top w:val="nil"/>
              <w:left w:val="single" w:sz="8" w:space="0" w:color="AFAFAF"/>
              <w:bottom w:val="nil"/>
              <w:right w:val="nil"/>
            </w:tcBorders>
          </w:tcPr>
          <w:p w14:paraId="1BF3D53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744727E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8D26DA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BC4B9F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esmolol (BREVIBLOC) 2500 MG/250 ML NaCl CONTINUOUS IV DRIP AS NEEDED starting at 150 MCG/KG/MIN [8132]</w:t>
            </w:r>
          </w:p>
        </w:tc>
        <w:tc>
          <w:tcPr>
            <w:tcW w:w="345" w:type="dxa"/>
            <w:gridSpan w:val="2"/>
            <w:tcBorders>
              <w:top w:val="single" w:sz="8" w:space="0" w:color="AFAFAF"/>
              <w:left w:val="nil"/>
              <w:bottom w:val="nil"/>
              <w:right w:val="nil"/>
            </w:tcBorders>
            <w:shd w:val="clear" w:color="auto" w:fill="FFFFFF"/>
          </w:tcPr>
          <w:p w14:paraId="75200C7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5B8D18CC" w14:textId="77777777">
              <w:tc>
                <w:tcPr>
                  <w:tcW w:w="1962" w:type="dxa"/>
                </w:tcPr>
                <w:p w14:paraId="698AAD8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083124B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05930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89FEFC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ABEFA1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F479002" w14:textId="77777777">
              <w:tc>
                <w:tcPr>
                  <w:tcW w:w="1962" w:type="dxa"/>
                </w:tcPr>
                <w:p w14:paraId="4EFD3F2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646C64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D4553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0-300 mcg/kg/min</w:t>
                  </w:r>
                </w:p>
              </w:tc>
              <w:tc>
                <w:tcPr>
                  <w:tcW w:w="245" w:type="dxa"/>
                </w:tcPr>
                <w:p w14:paraId="57B380F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C66D00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[50 mcg/kg/min]   [100 mcg/kg/min]</w:t>
                  </w:r>
                </w:p>
              </w:tc>
            </w:tr>
            <w:tr w:rsidR="00CB6859" w14:paraId="609FECA4" w14:textId="77777777">
              <w:tc>
                <w:tcPr>
                  <w:tcW w:w="1962" w:type="dxa"/>
                  <w:tcBorders>
                    <w:top w:val="single" w:sz="8" w:space="0" w:color="AFAFAF"/>
                  </w:tcBorders>
                </w:tcPr>
                <w:p w14:paraId="676C73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4686506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9C840D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026D1AE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EADE7B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345237AD" w14:textId="77777777">
              <w:tc>
                <w:tcPr>
                  <w:tcW w:w="1962" w:type="dxa"/>
                  <w:tcBorders>
                    <w:top w:val="single" w:sz="8" w:space="0" w:color="AFAFAF"/>
                  </w:tcBorders>
                </w:tcPr>
                <w:p w14:paraId="72463C2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0B7E5F3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A17798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419EF56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A387E4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4E0FA21" w14:textId="77777777">
              <w:tc>
                <w:tcPr>
                  <w:tcW w:w="1962" w:type="dxa"/>
                  <w:tcBorders>
                    <w:top w:val="single" w:sz="8" w:space="0" w:color="AFAFAF"/>
                  </w:tcBorders>
                </w:tcPr>
                <w:p w14:paraId="512EAA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064876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508822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 AS NEEDED</w:t>
                  </w:r>
                </w:p>
              </w:tc>
              <w:tc>
                <w:tcPr>
                  <w:tcW w:w="245" w:type="dxa"/>
                  <w:tcBorders>
                    <w:top w:val="single" w:sz="8" w:space="0" w:color="AFAFAF"/>
                  </w:tcBorders>
                </w:tcPr>
                <w:p w14:paraId="5276C4C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167C44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w:t>
                  </w:r>
                </w:p>
              </w:tc>
            </w:tr>
            <w:tr w:rsidR="00CB6859" w14:paraId="5E0C5843" w14:textId="77777777">
              <w:tc>
                <w:tcPr>
                  <w:tcW w:w="1962" w:type="dxa"/>
                  <w:tcBorders>
                    <w:top w:val="single" w:sz="8" w:space="0" w:color="AFAFAF"/>
                  </w:tcBorders>
                </w:tcPr>
                <w:p w14:paraId="75E8C23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7D70A0E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4D9E3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45" w:type="dxa"/>
                  <w:tcBorders>
                    <w:top w:val="single" w:sz="8" w:space="0" w:color="AFAFAF"/>
                  </w:tcBorders>
                </w:tcPr>
                <w:p w14:paraId="15EB7D2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62BEC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CB6859" w14:paraId="29690A77" w14:textId="77777777">
              <w:tc>
                <w:tcPr>
                  <w:tcW w:w="1962" w:type="dxa"/>
                  <w:tcBorders>
                    <w:top w:val="single" w:sz="8" w:space="0" w:color="AFAFAF"/>
                  </w:tcBorders>
                </w:tcPr>
                <w:p w14:paraId="1AA2E77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7697AED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41BD8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After loading dose, start infusion at 150 MCG/KG/MIN. Titrate by as much as 50 MCG/KG/MIN as often as every 4 minutes to maintain a systolic BP range of 130 to 150 mmHg. Hold for HR less than 50. Maximum dose is the upper dose in the ordered range.</w:t>
                  </w:r>
                </w:p>
              </w:tc>
              <w:tc>
                <w:tcPr>
                  <w:tcW w:w="245" w:type="dxa"/>
                  <w:tcBorders>
                    <w:top w:val="single" w:sz="8" w:space="0" w:color="AFAFAF"/>
                  </w:tcBorders>
                </w:tcPr>
                <w:p w14:paraId="2B4CC71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B7F9AF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445E6E7" w14:textId="77777777">
              <w:tc>
                <w:tcPr>
                  <w:tcW w:w="1962" w:type="dxa"/>
                  <w:tcBorders>
                    <w:top w:val="single" w:sz="8" w:space="0" w:color="AFAFAF"/>
                  </w:tcBorders>
                </w:tcPr>
                <w:p w14:paraId="3DC3401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067D6E9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50798D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F7EC2E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D08C3A2"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38B82FF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772507C" w14:textId="77777777" w:rsidTr="00255875">
        <w:trPr>
          <w:gridAfter w:val="1"/>
          <w:wAfter w:w="118" w:type="dxa"/>
          <w:cantSplit/>
        </w:trPr>
        <w:tc>
          <w:tcPr>
            <w:tcW w:w="115" w:type="dxa"/>
            <w:tcBorders>
              <w:top w:val="nil"/>
              <w:left w:val="single" w:sz="8" w:space="0" w:color="AFAFAF"/>
              <w:bottom w:val="nil"/>
              <w:right w:val="nil"/>
            </w:tcBorders>
          </w:tcPr>
          <w:p w14:paraId="552FEC6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2A8C1E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5C74553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75F694A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0FB254F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DF7E4C3" w14:textId="77777777" w:rsidTr="00255875">
        <w:tc>
          <w:tcPr>
            <w:tcW w:w="115" w:type="dxa"/>
            <w:tcBorders>
              <w:top w:val="nil"/>
              <w:left w:val="single" w:sz="8" w:space="0" w:color="AFAFAF"/>
              <w:bottom w:val="nil"/>
              <w:right w:val="nil"/>
            </w:tcBorders>
          </w:tcPr>
          <w:p w14:paraId="07868D33"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4FE3A36F"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6B01C538"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41BEA3CE" w14:textId="77777777" w:rsidTr="00255875">
        <w:trPr>
          <w:gridAfter w:val="1"/>
          <w:wAfter w:w="118" w:type="dxa"/>
          <w:cantSplit/>
        </w:trPr>
        <w:tc>
          <w:tcPr>
            <w:tcW w:w="115" w:type="dxa"/>
            <w:tcBorders>
              <w:top w:val="nil"/>
              <w:left w:val="single" w:sz="8" w:space="0" w:color="AFAFAF"/>
              <w:bottom w:val="nil"/>
              <w:right w:val="nil"/>
            </w:tcBorders>
          </w:tcPr>
          <w:p w14:paraId="6A0FEA9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7FA6EC2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Mannitol [18790]</w:t>
            </w:r>
          </w:p>
        </w:tc>
      </w:tr>
      <w:tr w:rsidR="00CB6859" w14:paraId="76B7478B" w14:textId="77777777" w:rsidTr="00255875">
        <w:tc>
          <w:tcPr>
            <w:tcW w:w="115" w:type="dxa"/>
            <w:tcBorders>
              <w:top w:val="nil"/>
              <w:left w:val="single" w:sz="8" w:space="0" w:color="AFAFAF"/>
              <w:bottom w:val="nil"/>
              <w:right w:val="nil"/>
            </w:tcBorders>
          </w:tcPr>
          <w:p w14:paraId="499EF79E"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728E43CF"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56CC4D1D"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620C68B0" w14:textId="77777777" w:rsidTr="00255875">
        <w:trPr>
          <w:gridAfter w:val="1"/>
          <w:wAfter w:w="118" w:type="dxa"/>
          <w:cantSplit/>
        </w:trPr>
        <w:tc>
          <w:tcPr>
            <w:tcW w:w="115" w:type="dxa"/>
            <w:tcBorders>
              <w:top w:val="nil"/>
              <w:left w:val="single" w:sz="8" w:space="0" w:color="AFAFAF"/>
              <w:bottom w:val="nil"/>
              <w:right w:val="nil"/>
            </w:tcBorders>
          </w:tcPr>
          <w:p w14:paraId="7040A2E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AB7024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9DFA08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mannitol (OSMITROL) 20% 1 GM/KG/DOSE IV [182318]</w:t>
            </w:r>
          </w:p>
        </w:tc>
        <w:tc>
          <w:tcPr>
            <w:tcW w:w="345" w:type="dxa"/>
            <w:gridSpan w:val="2"/>
            <w:tcBorders>
              <w:top w:val="single" w:sz="8" w:space="0" w:color="AFAFAF"/>
              <w:left w:val="nil"/>
              <w:bottom w:val="nil"/>
              <w:right w:val="nil"/>
            </w:tcBorders>
            <w:shd w:val="clear" w:color="auto" w:fill="FFFFFF"/>
          </w:tcPr>
          <w:p w14:paraId="731E5E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67C72722" w14:textId="77777777">
              <w:tc>
                <w:tcPr>
                  <w:tcW w:w="2128" w:type="dxa"/>
                </w:tcPr>
                <w:p w14:paraId="6F1DCB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6522E7A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071EC49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4267DE0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5BD3C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488DF6B" w14:textId="77777777">
              <w:tc>
                <w:tcPr>
                  <w:tcW w:w="2128" w:type="dxa"/>
                </w:tcPr>
                <w:p w14:paraId="5E35305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398D915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070E895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 g/kg/dose</w:t>
                  </w:r>
                </w:p>
              </w:tc>
              <w:tc>
                <w:tcPr>
                  <w:tcW w:w="266" w:type="dxa"/>
                </w:tcPr>
                <w:p w14:paraId="53B8497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5FE7392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 g/kg/dose]   [1.5 g/kg/dose]</w:t>
                  </w:r>
                </w:p>
              </w:tc>
            </w:tr>
            <w:tr w:rsidR="00CB6859" w14:paraId="5A6C396A" w14:textId="77777777">
              <w:tc>
                <w:tcPr>
                  <w:tcW w:w="2128" w:type="dxa"/>
                  <w:tcBorders>
                    <w:top w:val="single" w:sz="8" w:space="0" w:color="AFAFAF"/>
                  </w:tcBorders>
                </w:tcPr>
                <w:p w14:paraId="51EFD99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797A9DB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00244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220A276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A95A8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13674BCB" w14:textId="77777777">
              <w:tc>
                <w:tcPr>
                  <w:tcW w:w="2128" w:type="dxa"/>
                  <w:tcBorders>
                    <w:top w:val="single" w:sz="8" w:space="0" w:color="AFAFAF"/>
                  </w:tcBorders>
                </w:tcPr>
                <w:p w14:paraId="04E3783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2588A91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6CC4EB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66F3CCF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20C0D4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4307968" w14:textId="77777777">
              <w:tc>
                <w:tcPr>
                  <w:tcW w:w="2128" w:type="dxa"/>
                  <w:tcBorders>
                    <w:top w:val="single" w:sz="8" w:space="0" w:color="AFAFAF"/>
                  </w:tcBorders>
                </w:tcPr>
                <w:p w14:paraId="7CD3782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57B515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90BBA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w:t>
                  </w:r>
                </w:p>
              </w:tc>
              <w:tc>
                <w:tcPr>
                  <w:tcW w:w="266" w:type="dxa"/>
                  <w:tcBorders>
                    <w:top w:val="single" w:sz="8" w:space="0" w:color="AFAFAF"/>
                  </w:tcBorders>
                </w:tcPr>
                <w:p w14:paraId="320A00D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4D03FE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CB6859" w14:paraId="44ACFCA9" w14:textId="77777777">
              <w:tc>
                <w:tcPr>
                  <w:tcW w:w="2128" w:type="dxa"/>
                  <w:tcBorders>
                    <w:top w:val="single" w:sz="8" w:space="0" w:color="AFAFAF"/>
                  </w:tcBorders>
                </w:tcPr>
                <w:p w14:paraId="52AE41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020A367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CD8B45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Infuse over 30-60 minutes using an in-line filter.</w:t>
                  </w:r>
                </w:p>
              </w:tc>
              <w:tc>
                <w:tcPr>
                  <w:tcW w:w="266" w:type="dxa"/>
                  <w:tcBorders>
                    <w:top w:val="single" w:sz="8" w:space="0" w:color="AFAFAF"/>
                  </w:tcBorders>
                </w:tcPr>
                <w:p w14:paraId="008A8B0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E036E5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ED1A9BB" w14:textId="77777777">
              <w:tc>
                <w:tcPr>
                  <w:tcW w:w="2128" w:type="dxa"/>
                  <w:tcBorders>
                    <w:top w:val="single" w:sz="8" w:space="0" w:color="AFAFAF"/>
                  </w:tcBorders>
                </w:tcPr>
                <w:p w14:paraId="3B65CAC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4B20A6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E95136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816093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06C8908"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2C69631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2FF5523" w14:textId="77777777" w:rsidTr="00255875">
        <w:trPr>
          <w:gridAfter w:val="1"/>
          <w:wAfter w:w="118" w:type="dxa"/>
          <w:cantSplit/>
        </w:trPr>
        <w:tc>
          <w:tcPr>
            <w:tcW w:w="115" w:type="dxa"/>
            <w:tcBorders>
              <w:top w:val="nil"/>
              <w:left w:val="single" w:sz="8" w:space="0" w:color="AFAFAF"/>
              <w:bottom w:val="nil"/>
              <w:right w:val="nil"/>
            </w:tcBorders>
          </w:tcPr>
          <w:p w14:paraId="11190C4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08F86ED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3DC1C5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4DCE98E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09CB9AD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4632D67" w14:textId="77777777" w:rsidTr="00255875">
        <w:tc>
          <w:tcPr>
            <w:tcW w:w="115" w:type="dxa"/>
            <w:tcBorders>
              <w:top w:val="nil"/>
              <w:left w:val="single" w:sz="8" w:space="0" w:color="AFAFAF"/>
              <w:bottom w:val="nil"/>
              <w:right w:val="nil"/>
            </w:tcBorders>
          </w:tcPr>
          <w:p w14:paraId="7871FA4D"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479C4CF7"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52417646"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274D48A9" w14:textId="77777777" w:rsidTr="00255875">
        <w:trPr>
          <w:gridAfter w:val="1"/>
          <w:wAfter w:w="118" w:type="dxa"/>
          <w:cantSplit/>
        </w:trPr>
        <w:tc>
          <w:tcPr>
            <w:tcW w:w="115" w:type="dxa"/>
            <w:tcBorders>
              <w:top w:val="nil"/>
              <w:left w:val="single" w:sz="8" w:space="0" w:color="AFAFAF"/>
              <w:bottom w:val="nil"/>
              <w:right w:val="nil"/>
            </w:tcBorders>
          </w:tcPr>
          <w:p w14:paraId="5BD1975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12A6E28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Analgesics (Single Response) [18792]</w:t>
            </w:r>
          </w:p>
        </w:tc>
      </w:tr>
      <w:tr w:rsidR="00CB6859" w14:paraId="2995EA24" w14:textId="77777777" w:rsidTr="00255875">
        <w:tc>
          <w:tcPr>
            <w:tcW w:w="115" w:type="dxa"/>
            <w:tcBorders>
              <w:top w:val="nil"/>
              <w:left w:val="single" w:sz="8" w:space="0" w:color="AFAFAF"/>
              <w:bottom w:val="nil"/>
              <w:right w:val="nil"/>
            </w:tcBorders>
          </w:tcPr>
          <w:p w14:paraId="5AE93949"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404780B5"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12217BC5"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40EB0A6E" w14:textId="77777777" w:rsidTr="00255875">
        <w:trPr>
          <w:gridAfter w:val="1"/>
          <w:wAfter w:w="118" w:type="dxa"/>
          <w:cantSplit/>
        </w:trPr>
        <w:tc>
          <w:tcPr>
            <w:tcW w:w="115" w:type="dxa"/>
            <w:tcBorders>
              <w:top w:val="nil"/>
              <w:left w:val="single" w:sz="8" w:space="0" w:color="AFAFAF"/>
              <w:bottom w:val="nil"/>
              <w:right w:val="nil"/>
            </w:tcBorders>
          </w:tcPr>
          <w:p w14:paraId="77443C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0FC0717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4CD219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acetaminophen (TYLENOL) 650 MG PO [2349]</w:t>
            </w:r>
          </w:p>
        </w:tc>
        <w:tc>
          <w:tcPr>
            <w:tcW w:w="345" w:type="dxa"/>
            <w:gridSpan w:val="2"/>
            <w:tcBorders>
              <w:top w:val="single" w:sz="8" w:space="0" w:color="AFAFAF"/>
              <w:left w:val="nil"/>
              <w:bottom w:val="nil"/>
              <w:right w:val="nil"/>
            </w:tcBorders>
            <w:shd w:val="clear" w:color="auto" w:fill="FFFFFF"/>
          </w:tcPr>
          <w:p w14:paraId="2C8D9AE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6E975171" w14:textId="77777777">
              <w:tc>
                <w:tcPr>
                  <w:tcW w:w="2128" w:type="dxa"/>
                </w:tcPr>
                <w:p w14:paraId="4F7B967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5347F5D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0AAF5C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47D609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58EF47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4837710" w14:textId="77777777">
              <w:tc>
                <w:tcPr>
                  <w:tcW w:w="2128" w:type="dxa"/>
                </w:tcPr>
                <w:p w14:paraId="3E1C489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5E1ADD3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7A679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650 mg</w:t>
                  </w:r>
                </w:p>
              </w:tc>
              <w:tc>
                <w:tcPr>
                  <w:tcW w:w="266" w:type="dxa"/>
                </w:tcPr>
                <w:p w14:paraId="588D25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39E9AC4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[325 mg]   [650 mg]</w:t>
                  </w:r>
                </w:p>
              </w:tc>
            </w:tr>
            <w:tr w:rsidR="00CB6859" w14:paraId="764B8BA0" w14:textId="77777777">
              <w:tc>
                <w:tcPr>
                  <w:tcW w:w="2128" w:type="dxa"/>
                  <w:tcBorders>
                    <w:top w:val="single" w:sz="8" w:space="0" w:color="AFAFAF"/>
                  </w:tcBorders>
                </w:tcPr>
                <w:p w14:paraId="527B750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6545940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94D1F3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Oral</w:t>
                  </w:r>
                </w:p>
              </w:tc>
              <w:tc>
                <w:tcPr>
                  <w:tcW w:w="266" w:type="dxa"/>
                  <w:tcBorders>
                    <w:top w:val="single" w:sz="8" w:space="0" w:color="AFAFAF"/>
                  </w:tcBorders>
                </w:tcPr>
                <w:p w14:paraId="5EB299A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4BD895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[Oral]   [Nasogastric]   [PEG]</w:t>
                  </w:r>
                </w:p>
              </w:tc>
            </w:tr>
            <w:tr w:rsidR="00CB6859" w14:paraId="08399E6F" w14:textId="77777777">
              <w:tc>
                <w:tcPr>
                  <w:tcW w:w="2128" w:type="dxa"/>
                  <w:tcBorders>
                    <w:top w:val="single" w:sz="8" w:space="0" w:color="AFAFAF"/>
                  </w:tcBorders>
                </w:tcPr>
                <w:p w14:paraId="4B3866F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4DD31D0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70D3C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11D14C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56AAB4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AD30EC7" w14:textId="77777777">
              <w:tc>
                <w:tcPr>
                  <w:tcW w:w="2128" w:type="dxa"/>
                  <w:tcBorders>
                    <w:top w:val="single" w:sz="8" w:space="0" w:color="AFAFAF"/>
                  </w:tcBorders>
                </w:tcPr>
                <w:p w14:paraId="257FC1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312C0F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2595FA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39B68DD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B6B34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[Q4H PRN]   [Q6H PRN]   [X1]</w:t>
                  </w:r>
                </w:p>
              </w:tc>
            </w:tr>
            <w:tr w:rsidR="00CB6859" w14:paraId="7B7A6131" w14:textId="77777777">
              <w:tc>
                <w:tcPr>
                  <w:tcW w:w="2128" w:type="dxa"/>
                  <w:tcBorders>
                    <w:top w:val="single" w:sz="8" w:space="0" w:color="AFAFAF"/>
                  </w:tcBorders>
                </w:tcPr>
                <w:p w14:paraId="1DEAB32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4FE77DE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ED559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9D4ED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8B038A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3DA982F" w14:textId="77777777">
              <w:tc>
                <w:tcPr>
                  <w:tcW w:w="2128" w:type="dxa"/>
                  <w:tcBorders>
                    <w:top w:val="single" w:sz="8" w:space="0" w:color="AFAFAF"/>
                  </w:tcBorders>
                </w:tcPr>
                <w:p w14:paraId="20EF7E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EDB7FA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5BCE41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A87FA1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D91F7C1"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40CFA4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7F7D4DA" w14:textId="77777777" w:rsidTr="00255875">
        <w:trPr>
          <w:gridAfter w:val="1"/>
          <w:wAfter w:w="118" w:type="dxa"/>
          <w:cantSplit/>
        </w:trPr>
        <w:tc>
          <w:tcPr>
            <w:tcW w:w="115" w:type="dxa"/>
            <w:tcBorders>
              <w:top w:val="nil"/>
              <w:left w:val="single" w:sz="8" w:space="0" w:color="AFAFAF"/>
              <w:bottom w:val="nil"/>
              <w:right w:val="nil"/>
            </w:tcBorders>
          </w:tcPr>
          <w:p w14:paraId="13FBE9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422ADE7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01A663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acetaminophen (OFIRMEV) 1000 MG IV [For patients weighing 50 KG or more] [5500134]</w:t>
            </w:r>
          </w:p>
        </w:tc>
        <w:tc>
          <w:tcPr>
            <w:tcW w:w="345" w:type="dxa"/>
            <w:gridSpan w:val="2"/>
            <w:tcBorders>
              <w:top w:val="single" w:sz="8" w:space="0" w:color="AFAFAF"/>
              <w:left w:val="nil"/>
              <w:bottom w:val="nil"/>
              <w:right w:val="nil"/>
            </w:tcBorders>
            <w:shd w:val="clear" w:color="auto" w:fill="FFFFFF"/>
          </w:tcPr>
          <w:p w14:paraId="673AD2D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0E3C09D6" w14:textId="77777777">
              <w:tc>
                <w:tcPr>
                  <w:tcW w:w="2128" w:type="dxa"/>
                </w:tcPr>
                <w:p w14:paraId="56B833B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73A5BB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81A793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6AA8A8B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35D52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362A277" w14:textId="77777777">
              <w:tc>
                <w:tcPr>
                  <w:tcW w:w="2128" w:type="dxa"/>
                </w:tcPr>
                <w:p w14:paraId="3051FC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545C4F2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7455E06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1,000 mg</w:t>
                  </w:r>
                </w:p>
              </w:tc>
              <w:tc>
                <w:tcPr>
                  <w:tcW w:w="266" w:type="dxa"/>
                </w:tcPr>
                <w:p w14:paraId="1D8F1A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5F4977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[650 mg]   [750 mg]   [1,000 mg]</w:t>
                  </w:r>
                </w:p>
              </w:tc>
            </w:tr>
            <w:tr w:rsidR="00CB6859" w14:paraId="38880694" w14:textId="77777777">
              <w:tc>
                <w:tcPr>
                  <w:tcW w:w="2128" w:type="dxa"/>
                  <w:tcBorders>
                    <w:top w:val="single" w:sz="8" w:space="0" w:color="AFAFAF"/>
                  </w:tcBorders>
                </w:tcPr>
                <w:p w14:paraId="59FF95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3D28B2F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D669B3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445CDBD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96A27D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4DACE56A" w14:textId="77777777">
              <w:tc>
                <w:tcPr>
                  <w:tcW w:w="2128" w:type="dxa"/>
                  <w:tcBorders>
                    <w:top w:val="single" w:sz="8" w:space="0" w:color="AFAFAF"/>
                  </w:tcBorders>
                </w:tcPr>
                <w:p w14:paraId="5571259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70BB28A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7138DF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243A545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CC1462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3CFD24D" w14:textId="77777777">
              <w:tc>
                <w:tcPr>
                  <w:tcW w:w="2128" w:type="dxa"/>
                  <w:tcBorders>
                    <w:top w:val="single" w:sz="8" w:space="0" w:color="AFAFAF"/>
                  </w:tcBorders>
                </w:tcPr>
                <w:p w14:paraId="7CE9E3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33CD91D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05FD6F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27C6AB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BC085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[Q6H]</w:t>
                  </w:r>
                </w:p>
              </w:tc>
            </w:tr>
            <w:tr w:rsidR="00CB6859" w14:paraId="3D30922F" w14:textId="77777777">
              <w:tc>
                <w:tcPr>
                  <w:tcW w:w="2128" w:type="dxa"/>
                  <w:tcBorders>
                    <w:top w:val="single" w:sz="8" w:space="0" w:color="AFAFAF"/>
                  </w:tcBorders>
                </w:tcPr>
                <w:p w14:paraId="06C3C5A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1F81ED3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674FE4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14C2B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21BBD0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1DD1E43" w14:textId="77777777">
              <w:tc>
                <w:tcPr>
                  <w:tcW w:w="2128" w:type="dxa"/>
                  <w:tcBorders>
                    <w:top w:val="single" w:sz="8" w:space="0" w:color="AFAFAF"/>
                  </w:tcBorders>
                </w:tcPr>
                <w:p w14:paraId="0B64F5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3B2E2D2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587B4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232983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A0661A8"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1ADE949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48A3CFA" w14:textId="77777777" w:rsidTr="00255875">
        <w:trPr>
          <w:gridAfter w:val="1"/>
          <w:wAfter w:w="118" w:type="dxa"/>
          <w:cantSplit/>
        </w:trPr>
        <w:tc>
          <w:tcPr>
            <w:tcW w:w="115" w:type="dxa"/>
            <w:tcBorders>
              <w:top w:val="nil"/>
              <w:left w:val="single" w:sz="8" w:space="0" w:color="AFAFAF"/>
              <w:bottom w:val="nil"/>
              <w:right w:val="nil"/>
            </w:tcBorders>
          </w:tcPr>
          <w:p w14:paraId="29AD982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03B395D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B8757D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acetaminophen (OFIRMEV) 750 MG IV [For patients weighing less than 50 KG] [5500134]</w:t>
            </w:r>
          </w:p>
        </w:tc>
        <w:tc>
          <w:tcPr>
            <w:tcW w:w="345" w:type="dxa"/>
            <w:gridSpan w:val="2"/>
            <w:tcBorders>
              <w:top w:val="single" w:sz="8" w:space="0" w:color="AFAFAF"/>
              <w:left w:val="nil"/>
              <w:bottom w:val="nil"/>
              <w:right w:val="nil"/>
            </w:tcBorders>
            <w:shd w:val="clear" w:color="auto" w:fill="FFFFFF"/>
          </w:tcPr>
          <w:p w14:paraId="324239B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761057FE" w14:textId="77777777">
              <w:tc>
                <w:tcPr>
                  <w:tcW w:w="2128" w:type="dxa"/>
                </w:tcPr>
                <w:p w14:paraId="31ADBE9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717539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929595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254A4B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043EBE1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0519587" w14:textId="77777777">
              <w:tc>
                <w:tcPr>
                  <w:tcW w:w="2128" w:type="dxa"/>
                </w:tcPr>
                <w:p w14:paraId="6C0CACF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3D545A7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681F863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750 mg</w:t>
                  </w:r>
                </w:p>
              </w:tc>
              <w:tc>
                <w:tcPr>
                  <w:tcW w:w="266" w:type="dxa"/>
                </w:tcPr>
                <w:p w14:paraId="1C6D811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FFD37C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[650 mg]   [750 mg]   [1,000 mg]</w:t>
                  </w:r>
                </w:p>
              </w:tc>
            </w:tr>
            <w:tr w:rsidR="00CB6859" w14:paraId="22CE36C0" w14:textId="77777777">
              <w:tc>
                <w:tcPr>
                  <w:tcW w:w="2128" w:type="dxa"/>
                  <w:tcBorders>
                    <w:top w:val="single" w:sz="8" w:space="0" w:color="AFAFAF"/>
                  </w:tcBorders>
                </w:tcPr>
                <w:p w14:paraId="74E2136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200FAC4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4506FC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6CDC7B7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17A103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7456BA49" w14:textId="77777777">
              <w:tc>
                <w:tcPr>
                  <w:tcW w:w="2128" w:type="dxa"/>
                  <w:tcBorders>
                    <w:top w:val="single" w:sz="8" w:space="0" w:color="AFAFAF"/>
                  </w:tcBorders>
                </w:tcPr>
                <w:p w14:paraId="5C1732D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01078E0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9E03D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4A939A8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B9D15B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CC5F9CB" w14:textId="77777777">
              <w:tc>
                <w:tcPr>
                  <w:tcW w:w="2128" w:type="dxa"/>
                  <w:tcBorders>
                    <w:top w:val="single" w:sz="8" w:space="0" w:color="AFAFAF"/>
                  </w:tcBorders>
                </w:tcPr>
                <w:p w14:paraId="3E35743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23B71E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308663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3445F3C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AA5915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[Q6H]</w:t>
                  </w:r>
                </w:p>
              </w:tc>
            </w:tr>
            <w:tr w:rsidR="00CB6859" w14:paraId="48125F74" w14:textId="77777777">
              <w:tc>
                <w:tcPr>
                  <w:tcW w:w="2128" w:type="dxa"/>
                  <w:tcBorders>
                    <w:top w:val="single" w:sz="8" w:space="0" w:color="AFAFAF"/>
                  </w:tcBorders>
                </w:tcPr>
                <w:p w14:paraId="120CC15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0E61928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03F04C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CA842C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E16B45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5F90D79" w14:textId="77777777">
              <w:tc>
                <w:tcPr>
                  <w:tcW w:w="2128" w:type="dxa"/>
                  <w:tcBorders>
                    <w:top w:val="single" w:sz="8" w:space="0" w:color="AFAFAF"/>
                  </w:tcBorders>
                </w:tcPr>
                <w:p w14:paraId="03E4AEC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771290C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E4976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35662C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4185EC9"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E86CD9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8995F78" w14:textId="77777777" w:rsidTr="00255875">
        <w:trPr>
          <w:gridAfter w:val="1"/>
          <w:wAfter w:w="118" w:type="dxa"/>
          <w:cantSplit/>
        </w:trPr>
        <w:tc>
          <w:tcPr>
            <w:tcW w:w="115" w:type="dxa"/>
            <w:tcBorders>
              <w:top w:val="nil"/>
              <w:left w:val="single" w:sz="8" w:space="0" w:color="AFAFAF"/>
              <w:bottom w:val="nil"/>
              <w:right w:val="nil"/>
            </w:tcBorders>
          </w:tcPr>
          <w:p w14:paraId="665206D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73DDD6B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2082746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47B7A8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6BB6A30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6DA0D5C" w14:textId="77777777" w:rsidTr="00255875">
        <w:tc>
          <w:tcPr>
            <w:tcW w:w="115" w:type="dxa"/>
            <w:tcBorders>
              <w:top w:val="nil"/>
              <w:left w:val="single" w:sz="8" w:space="0" w:color="AFAFAF"/>
              <w:bottom w:val="nil"/>
              <w:right w:val="nil"/>
            </w:tcBorders>
          </w:tcPr>
          <w:p w14:paraId="0EF05849"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3577AC41"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4B181B3F"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58AA3AA5" w14:textId="77777777" w:rsidTr="00255875">
        <w:trPr>
          <w:gridAfter w:val="1"/>
          <w:wAfter w:w="118" w:type="dxa"/>
          <w:cantSplit/>
        </w:trPr>
        <w:tc>
          <w:tcPr>
            <w:tcW w:w="115" w:type="dxa"/>
            <w:tcBorders>
              <w:top w:val="nil"/>
              <w:left w:val="single" w:sz="8" w:space="0" w:color="AFAFAF"/>
              <w:bottom w:val="nil"/>
              <w:right w:val="nil"/>
            </w:tcBorders>
          </w:tcPr>
          <w:p w14:paraId="263F7B9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6C74D20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Antiemetics - SCAL [114232]</w:t>
            </w:r>
          </w:p>
        </w:tc>
      </w:tr>
      <w:tr w:rsidR="00CB6859" w14:paraId="76107E41" w14:textId="77777777" w:rsidTr="00255875">
        <w:tc>
          <w:tcPr>
            <w:tcW w:w="115" w:type="dxa"/>
            <w:tcBorders>
              <w:top w:val="nil"/>
              <w:left w:val="single" w:sz="8" w:space="0" w:color="AFAFAF"/>
              <w:bottom w:val="nil"/>
              <w:right w:val="nil"/>
            </w:tcBorders>
          </w:tcPr>
          <w:p w14:paraId="1598BF8F"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1FF98ED8"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43E9A94B"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3F452C09" w14:textId="77777777" w:rsidTr="00255875">
        <w:trPr>
          <w:gridAfter w:val="1"/>
          <w:wAfter w:w="118" w:type="dxa"/>
          <w:cantSplit/>
        </w:trPr>
        <w:tc>
          <w:tcPr>
            <w:tcW w:w="115" w:type="dxa"/>
            <w:tcBorders>
              <w:top w:val="nil"/>
              <w:left w:val="single" w:sz="8" w:space="0" w:color="AFAFAF"/>
              <w:bottom w:val="nil"/>
              <w:right w:val="nil"/>
            </w:tcBorders>
          </w:tcPr>
          <w:p w14:paraId="71C885E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4C6370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333ACDD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ondansetron (ZOFRAN) 4 MG IV [173178]</w:t>
            </w:r>
          </w:p>
        </w:tc>
        <w:tc>
          <w:tcPr>
            <w:tcW w:w="345" w:type="dxa"/>
            <w:gridSpan w:val="2"/>
            <w:tcBorders>
              <w:top w:val="single" w:sz="8" w:space="0" w:color="AFAFAF"/>
              <w:left w:val="nil"/>
              <w:bottom w:val="nil"/>
              <w:right w:val="nil"/>
            </w:tcBorders>
            <w:shd w:val="clear" w:color="auto" w:fill="FFFFFF"/>
          </w:tcPr>
          <w:p w14:paraId="71F8261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311D9F84" w14:textId="77777777">
              <w:tc>
                <w:tcPr>
                  <w:tcW w:w="2128" w:type="dxa"/>
                </w:tcPr>
                <w:p w14:paraId="57DB4BC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12F5F2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0065B62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5908D3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42A0E2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B578510" w14:textId="77777777">
              <w:tc>
                <w:tcPr>
                  <w:tcW w:w="2128" w:type="dxa"/>
                </w:tcPr>
                <w:p w14:paraId="587D57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5B8289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9D1DD4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4 mg</w:t>
                  </w:r>
                </w:p>
              </w:tc>
              <w:tc>
                <w:tcPr>
                  <w:tcW w:w="266" w:type="dxa"/>
                </w:tcPr>
                <w:p w14:paraId="4322767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C2750E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 mg]   [4 mg]   [8 mg]</w:t>
                  </w:r>
                </w:p>
              </w:tc>
            </w:tr>
            <w:tr w:rsidR="00CB6859" w14:paraId="568BE4A1" w14:textId="77777777">
              <w:tc>
                <w:tcPr>
                  <w:tcW w:w="2128" w:type="dxa"/>
                  <w:tcBorders>
                    <w:top w:val="single" w:sz="8" w:space="0" w:color="AFAFAF"/>
                  </w:tcBorders>
                </w:tcPr>
                <w:p w14:paraId="579873C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0E9F7A2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71D2B1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550AE8C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E91B2F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67202556" w14:textId="77777777">
              <w:tc>
                <w:tcPr>
                  <w:tcW w:w="2128" w:type="dxa"/>
                  <w:tcBorders>
                    <w:top w:val="single" w:sz="8" w:space="0" w:color="AFAFAF"/>
                  </w:tcBorders>
                </w:tcPr>
                <w:p w14:paraId="4FCEDD1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4E0484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E640D4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7F5E9B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B7448F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218B7E7" w14:textId="77777777">
              <w:tc>
                <w:tcPr>
                  <w:tcW w:w="2128" w:type="dxa"/>
                  <w:tcBorders>
                    <w:top w:val="single" w:sz="8" w:space="0" w:color="AFAFAF"/>
                  </w:tcBorders>
                </w:tcPr>
                <w:p w14:paraId="57454CF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18A5F80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228A75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5CA79D8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553FCD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[Q6H PRN]   [Q8H PRN]</w:t>
                  </w:r>
                </w:p>
              </w:tc>
            </w:tr>
            <w:tr w:rsidR="00CB6859" w14:paraId="493A59D7" w14:textId="77777777">
              <w:tc>
                <w:tcPr>
                  <w:tcW w:w="2128" w:type="dxa"/>
                  <w:tcBorders>
                    <w:top w:val="single" w:sz="8" w:space="0" w:color="AFAFAF"/>
                  </w:tcBorders>
                </w:tcPr>
                <w:p w14:paraId="2953D7E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108FBC7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53D4C5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BA660C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8DC5F2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39F51A7" w14:textId="77777777">
              <w:tc>
                <w:tcPr>
                  <w:tcW w:w="2128" w:type="dxa"/>
                  <w:tcBorders>
                    <w:top w:val="single" w:sz="8" w:space="0" w:color="AFAFAF"/>
                  </w:tcBorders>
                </w:tcPr>
                <w:p w14:paraId="5E9579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2769C34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F74738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181A10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50B0A84"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520C5C7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536D69F" w14:textId="77777777" w:rsidTr="00255875">
        <w:trPr>
          <w:gridAfter w:val="1"/>
          <w:wAfter w:w="118" w:type="dxa"/>
          <w:cantSplit/>
        </w:trPr>
        <w:tc>
          <w:tcPr>
            <w:tcW w:w="115" w:type="dxa"/>
            <w:tcBorders>
              <w:top w:val="nil"/>
              <w:left w:val="single" w:sz="8" w:space="0" w:color="AFAFAF"/>
              <w:bottom w:val="nil"/>
              <w:right w:val="nil"/>
            </w:tcBorders>
          </w:tcPr>
          <w:p w14:paraId="5BB71C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ABCF7B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E7725A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ondansetron (ZOFRAN) 4 MG IV (NAUSEA) [173178]</w:t>
            </w:r>
          </w:p>
        </w:tc>
        <w:tc>
          <w:tcPr>
            <w:tcW w:w="345" w:type="dxa"/>
            <w:gridSpan w:val="2"/>
            <w:tcBorders>
              <w:top w:val="single" w:sz="8" w:space="0" w:color="AFAFAF"/>
              <w:left w:val="nil"/>
              <w:bottom w:val="nil"/>
              <w:right w:val="nil"/>
            </w:tcBorders>
            <w:shd w:val="clear" w:color="auto" w:fill="FFFFFF"/>
          </w:tcPr>
          <w:p w14:paraId="1BEB73A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3DA814AB" w14:textId="77777777">
              <w:tc>
                <w:tcPr>
                  <w:tcW w:w="2128" w:type="dxa"/>
                </w:tcPr>
                <w:p w14:paraId="32C058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181CBFB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21F2BA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77F31C3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448F04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754E581B" w14:textId="77777777">
              <w:tc>
                <w:tcPr>
                  <w:tcW w:w="2128" w:type="dxa"/>
                </w:tcPr>
                <w:p w14:paraId="742DC1A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1A6A31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770195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4 mg</w:t>
                  </w:r>
                </w:p>
              </w:tc>
              <w:tc>
                <w:tcPr>
                  <w:tcW w:w="266" w:type="dxa"/>
                </w:tcPr>
                <w:p w14:paraId="12DA5B3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5DEA01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 mg]   [4 mg]   [8 mg]</w:t>
                  </w:r>
                </w:p>
              </w:tc>
            </w:tr>
            <w:tr w:rsidR="00CB6859" w14:paraId="7361F824" w14:textId="77777777">
              <w:tc>
                <w:tcPr>
                  <w:tcW w:w="2128" w:type="dxa"/>
                  <w:tcBorders>
                    <w:top w:val="single" w:sz="8" w:space="0" w:color="AFAFAF"/>
                  </w:tcBorders>
                </w:tcPr>
                <w:p w14:paraId="5996E7F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0D4EA9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DBE16F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2084E5B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56D765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2EF17D22" w14:textId="77777777">
              <w:tc>
                <w:tcPr>
                  <w:tcW w:w="2128" w:type="dxa"/>
                  <w:tcBorders>
                    <w:top w:val="single" w:sz="8" w:space="0" w:color="AFAFAF"/>
                  </w:tcBorders>
                </w:tcPr>
                <w:p w14:paraId="107965A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1C3E8D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6C9C6D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25DE3E2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A028D3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0B5FDBC" w14:textId="77777777">
              <w:tc>
                <w:tcPr>
                  <w:tcW w:w="2128" w:type="dxa"/>
                  <w:tcBorders>
                    <w:top w:val="single" w:sz="8" w:space="0" w:color="AFAFAF"/>
                  </w:tcBorders>
                </w:tcPr>
                <w:p w14:paraId="015A53A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0146E5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7E08C6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30 MINUTES AS NEEDED For 2 Doses</w:t>
                  </w:r>
                </w:p>
              </w:tc>
              <w:tc>
                <w:tcPr>
                  <w:tcW w:w="266" w:type="dxa"/>
                  <w:tcBorders>
                    <w:top w:val="single" w:sz="8" w:space="0" w:color="AFAFAF"/>
                  </w:tcBorders>
                </w:tcPr>
                <w:p w14:paraId="1C76B29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0ADA59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[Q6H PRN]   [Q8H PRN]</w:t>
                  </w:r>
                </w:p>
              </w:tc>
            </w:tr>
            <w:tr w:rsidR="00CB6859" w14:paraId="2D1BF885" w14:textId="77777777">
              <w:tc>
                <w:tcPr>
                  <w:tcW w:w="2128" w:type="dxa"/>
                  <w:tcBorders>
                    <w:top w:val="single" w:sz="8" w:space="0" w:color="AFAFAF"/>
                  </w:tcBorders>
                </w:tcPr>
                <w:p w14:paraId="10D40B2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66" w:type="dxa"/>
                  <w:tcBorders>
                    <w:top w:val="single" w:sz="8" w:space="0" w:color="AFAFAF"/>
                  </w:tcBorders>
                </w:tcPr>
                <w:p w14:paraId="31BB833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1A4F4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nausea</w:t>
                  </w:r>
                </w:p>
              </w:tc>
              <w:tc>
                <w:tcPr>
                  <w:tcW w:w="266" w:type="dxa"/>
                  <w:tcBorders>
                    <w:top w:val="single" w:sz="8" w:space="0" w:color="AFAFAF"/>
                  </w:tcBorders>
                </w:tcPr>
                <w:p w14:paraId="303DE1D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10E4FE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   [nausea]   [vomiting]   [nausea/vomiting]</w:t>
                  </w:r>
                </w:p>
              </w:tc>
            </w:tr>
            <w:tr w:rsidR="00CB6859" w14:paraId="0B74AF16" w14:textId="77777777">
              <w:tc>
                <w:tcPr>
                  <w:tcW w:w="2128" w:type="dxa"/>
                  <w:tcBorders>
                    <w:top w:val="single" w:sz="8" w:space="0" w:color="AFAFAF"/>
                  </w:tcBorders>
                </w:tcPr>
                <w:p w14:paraId="2519CCE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69D671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2CAC66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829584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52C318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EAC46E4" w14:textId="77777777">
              <w:tc>
                <w:tcPr>
                  <w:tcW w:w="2128" w:type="dxa"/>
                  <w:tcBorders>
                    <w:top w:val="single" w:sz="8" w:space="0" w:color="AFAFAF"/>
                  </w:tcBorders>
                </w:tcPr>
                <w:p w14:paraId="166D847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027F4F7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917CB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0E842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939EFAA"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722875A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2489EFB" w14:textId="77777777" w:rsidTr="00255875">
        <w:trPr>
          <w:gridAfter w:val="1"/>
          <w:wAfter w:w="118" w:type="dxa"/>
          <w:cantSplit/>
        </w:trPr>
        <w:tc>
          <w:tcPr>
            <w:tcW w:w="115" w:type="dxa"/>
            <w:tcBorders>
              <w:top w:val="nil"/>
              <w:left w:val="single" w:sz="8" w:space="0" w:color="AFAFAF"/>
              <w:bottom w:val="nil"/>
              <w:right w:val="nil"/>
            </w:tcBorders>
          </w:tcPr>
          <w:p w14:paraId="73D45FE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357058C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320B33F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ondansetron orally disintegrating tablet (ZOFRAN ODT) 4 MG PO [30527]</w:t>
            </w:r>
          </w:p>
        </w:tc>
        <w:tc>
          <w:tcPr>
            <w:tcW w:w="345" w:type="dxa"/>
            <w:gridSpan w:val="2"/>
            <w:tcBorders>
              <w:top w:val="single" w:sz="8" w:space="0" w:color="AFAFAF"/>
              <w:left w:val="nil"/>
              <w:bottom w:val="nil"/>
              <w:right w:val="nil"/>
            </w:tcBorders>
            <w:shd w:val="clear" w:color="auto" w:fill="FFFFFF"/>
          </w:tcPr>
          <w:p w14:paraId="72D685B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3CA7E5EC" w14:textId="77777777">
              <w:tc>
                <w:tcPr>
                  <w:tcW w:w="2128" w:type="dxa"/>
                </w:tcPr>
                <w:p w14:paraId="2AD4B3A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3CFC85A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EA020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201716B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30D028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75A9322" w14:textId="77777777">
              <w:tc>
                <w:tcPr>
                  <w:tcW w:w="2128" w:type="dxa"/>
                </w:tcPr>
                <w:p w14:paraId="102C6C8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134CFA3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0B281B8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4 mg</w:t>
                  </w:r>
                </w:p>
              </w:tc>
              <w:tc>
                <w:tcPr>
                  <w:tcW w:w="266" w:type="dxa"/>
                </w:tcPr>
                <w:p w14:paraId="1CB3B93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35D56A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[4 mg]   [8 mg]</w:t>
                  </w:r>
                </w:p>
              </w:tc>
            </w:tr>
            <w:tr w:rsidR="00CB6859" w14:paraId="5D34BF69" w14:textId="77777777">
              <w:tc>
                <w:tcPr>
                  <w:tcW w:w="2128" w:type="dxa"/>
                  <w:tcBorders>
                    <w:top w:val="single" w:sz="8" w:space="0" w:color="AFAFAF"/>
                  </w:tcBorders>
                </w:tcPr>
                <w:p w14:paraId="48CB76C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4098EB6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58B242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Oral</w:t>
                  </w:r>
                </w:p>
              </w:tc>
              <w:tc>
                <w:tcPr>
                  <w:tcW w:w="266" w:type="dxa"/>
                  <w:tcBorders>
                    <w:top w:val="single" w:sz="8" w:space="0" w:color="AFAFAF"/>
                  </w:tcBorders>
                </w:tcPr>
                <w:p w14:paraId="05F701A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007257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[Oral]   [Nasogastric]   [PEG]</w:t>
                  </w:r>
                </w:p>
              </w:tc>
            </w:tr>
            <w:tr w:rsidR="00CB6859" w14:paraId="0341C5BD" w14:textId="77777777">
              <w:tc>
                <w:tcPr>
                  <w:tcW w:w="2128" w:type="dxa"/>
                  <w:tcBorders>
                    <w:top w:val="single" w:sz="8" w:space="0" w:color="AFAFAF"/>
                  </w:tcBorders>
                </w:tcPr>
                <w:p w14:paraId="4BA00B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55D74DE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FD5304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70A9C9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CA78FB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B28542A" w14:textId="77777777">
              <w:tc>
                <w:tcPr>
                  <w:tcW w:w="2128" w:type="dxa"/>
                  <w:tcBorders>
                    <w:top w:val="single" w:sz="8" w:space="0" w:color="AFAFAF"/>
                  </w:tcBorders>
                </w:tcPr>
                <w:p w14:paraId="0D4B9E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28FD3F5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6749D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12BEC67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BD08F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[Q12H]   [Q8H]</w:t>
                  </w:r>
                </w:p>
              </w:tc>
            </w:tr>
            <w:tr w:rsidR="00CB6859" w14:paraId="665A597C" w14:textId="77777777">
              <w:tc>
                <w:tcPr>
                  <w:tcW w:w="2128" w:type="dxa"/>
                  <w:tcBorders>
                    <w:top w:val="single" w:sz="8" w:space="0" w:color="AFAFAF"/>
                  </w:tcBorders>
                </w:tcPr>
                <w:p w14:paraId="6531BE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406430E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EB4A95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Dissolve on tongue.</w:t>
                  </w:r>
                </w:p>
              </w:tc>
              <w:tc>
                <w:tcPr>
                  <w:tcW w:w="266" w:type="dxa"/>
                  <w:tcBorders>
                    <w:top w:val="single" w:sz="8" w:space="0" w:color="AFAFAF"/>
                  </w:tcBorders>
                </w:tcPr>
                <w:p w14:paraId="53D15AE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1982F4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0B05663" w14:textId="77777777">
              <w:tc>
                <w:tcPr>
                  <w:tcW w:w="2128" w:type="dxa"/>
                  <w:tcBorders>
                    <w:top w:val="single" w:sz="8" w:space="0" w:color="AFAFAF"/>
                  </w:tcBorders>
                </w:tcPr>
                <w:p w14:paraId="3327C7B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825468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910098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74A616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B8677D7"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27EEE15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D3A3031" w14:textId="77777777" w:rsidTr="00255875">
        <w:trPr>
          <w:gridAfter w:val="1"/>
          <w:wAfter w:w="118" w:type="dxa"/>
          <w:cantSplit/>
        </w:trPr>
        <w:tc>
          <w:tcPr>
            <w:tcW w:w="115" w:type="dxa"/>
            <w:tcBorders>
              <w:top w:val="nil"/>
              <w:left w:val="single" w:sz="8" w:space="0" w:color="AFAFAF"/>
              <w:bottom w:val="nil"/>
              <w:right w:val="nil"/>
            </w:tcBorders>
          </w:tcPr>
          <w:p w14:paraId="0707AF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4CEECEF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0086AEA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ondansetron orally disintegrating tablet (ZOFRAN ODT) 8 MG PO [13546]</w:t>
            </w:r>
          </w:p>
        </w:tc>
        <w:tc>
          <w:tcPr>
            <w:tcW w:w="345" w:type="dxa"/>
            <w:gridSpan w:val="2"/>
            <w:tcBorders>
              <w:top w:val="single" w:sz="8" w:space="0" w:color="AFAFAF"/>
              <w:left w:val="nil"/>
              <w:bottom w:val="nil"/>
              <w:right w:val="nil"/>
            </w:tcBorders>
            <w:shd w:val="clear" w:color="auto" w:fill="FFFFFF"/>
          </w:tcPr>
          <w:p w14:paraId="49E6023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3D7FF8C9" w14:textId="77777777">
              <w:tc>
                <w:tcPr>
                  <w:tcW w:w="2128" w:type="dxa"/>
                </w:tcPr>
                <w:p w14:paraId="17F107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14C22B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780CEC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22E3749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0AFD966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FA9E431" w14:textId="77777777">
              <w:tc>
                <w:tcPr>
                  <w:tcW w:w="2128" w:type="dxa"/>
                </w:tcPr>
                <w:p w14:paraId="71780B2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2551236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4C8C6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8 mg</w:t>
                  </w:r>
                </w:p>
              </w:tc>
              <w:tc>
                <w:tcPr>
                  <w:tcW w:w="266" w:type="dxa"/>
                </w:tcPr>
                <w:p w14:paraId="1563603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06F7A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[8 mg]</w:t>
                  </w:r>
                </w:p>
              </w:tc>
            </w:tr>
            <w:tr w:rsidR="00CB6859" w14:paraId="6B91235A" w14:textId="77777777">
              <w:tc>
                <w:tcPr>
                  <w:tcW w:w="2128" w:type="dxa"/>
                  <w:tcBorders>
                    <w:top w:val="single" w:sz="8" w:space="0" w:color="AFAFAF"/>
                  </w:tcBorders>
                </w:tcPr>
                <w:p w14:paraId="63A410B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2822A33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3DB26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Oral</w:t>
                  </w:r>
                </w:p>
              </w:tc>
              <w:tc>
                <w:tcPr>
                  <w:tcW w:w="266" w:type="dxa"/>
                  <w:tcBorders>
                    <w:top w:val="single" w:sz="8" w:space="0" w:color="AFAFAF"/>
                  </w:tcBorders>
                </w:tcPr>
                <w:p w14:paraId="195A3FB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64AB86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[Oral]   [Nasogastric]   [PEG]</w:t>
                  </w:r>
                </w:p>
              </w:tc>
            </w:tr>
            <w:tr w:rsidR="00CB6859" w14:paraId="7AD59AC0" w14:textId="77777777">
              <w:tc>
                <w:tcPr>
                  <w:tcW w:w="2128" w:type="dxa"/>
                  <w:tcBorders>
                    <w:top w:val="single" w:sz="8" w:space="0" w:color="AFAFAF"/>
                  </w:tcBorders>
                </w:tcPr>
                <w:p w14:paraId="3A062F0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1A46F8C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FC2F7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659665B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5C828E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9A090AA" w14:textId="77777777">
              <w:tc>
                <w:tcPr>
                  <w:tcW w:w="2128" w:type="dxa"/>
                  <w:tcBorders>
                    <w:top w:val="single" w:sz="8" w:space="0" w:color="AFAFAF"/>
                  </w:tcBorders>
                </w:tcPr>
                <w:p w14:paraId="6F9EB5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36A501B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34038E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01D2D05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F8EF02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CB6859" w14:paraId="7FAF9EC1" w14:textId="77777777">
              <w:tc>
                <w:tcPr>
                  <w:tcW w:w="2128" w:type="dxa"/>
                  <w:tcBorders>
                    <w:top w:val="single" w:sz="8" w:space="0" w:color="AFAFAF"/>
                  </w:tcBorders>
                </w:tcPr>
                <w:p w14:paraId="1FDAC1F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264F21E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4D37AB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Dissolve on tongue.</w:t>
                  </w:r>
                </w:p>
              </w:tc>
              <w:tc>
                <w:tcPr>
                  <w:tcW w:w="266" w:type="dxa"/>
                  <w:tcBorders>
                    <w:top w:val="single" w:sz="8" w:space="0" w:color="AFAFAF"/>
                  </w:tcBorders>
                </w:tcPr>
                <w:p w14:paraId="0017D7B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DBB260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0288DDD" w14:textId="77777777">
              <w:tc>
                <w:tcPr>
                  <w:tcW w:w="2128" w:type="dxa"/>
                  <w:tcBorders>
                    <w:top w:val="single" w:sz="8" w:space="0" w:color="AFAFAF"/>
                  </w:tcBorders>
                </w:tcPr>
                <w:p w14:paraId="0F6A5E6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7EB38A4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8CC93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B518F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30D4BFA"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ED71B2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AAA11E0" w14:textId="77777777" w:rsidTr="00255875">
        <w:trPr>
          <w:gridAfter w:val="1"/>
          <w:wAfter w:w="118" w:type="dxa"/>
          <w:cantSplit/>
        </w:trPr>
        <w:tc>
          <w:tcPr>
            <w:tcW w:w="115" w:type="dxa"/>
            <w:tcBorders>
              <w:top w:val="nil"/>
              <w:left w:val="single" w:sz="8" w:space="0" w:color="AFAFAF"/>
              <w:bottom w:val="nil"/>
              <w:right w:val="nil"/>
            </w:tcBorders>
          </w:tcPr>
          <w:p w14:paraId="2C578D0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5CA65D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30B0CAB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metoclopramide (REGLAN) 10 MG IV [3050]</w:t>
            </w:r>
          </w:p>
        </w:tc>
        <w:tc>
          <w:tcPr>
            <w:tcW w:w="345" w:type="dxa"/>
            <w:gridSpan w:val="2"/>
            <w:tcBorders>
              <w:top w:val="single" w:sz="8" w:space="0" w:color="AFAFAF"/>
              <w:left w:val="nil"/>
              <w:bottom w:val="nil"/>
              <w:right w:val="nil"/>
            </w:tcBorders>
            <w:shd w:val="clear" w:color="auto" w:fill="FFFFFF"/>
          </w:tcPr>
          <w:p w14:paraId="095D5C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0A8A3735" w14:textId="77777777">
              <w:tc>
                <w:tcPr>
                  <w:tcW w:w="2128" w:type="dxa"/>
                </w:tcPr>
                <w:p w14:paraId="5DA0E71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00CF2A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26A0A6C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7C2B4A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3C2FD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1828845" w14:textId="77777777">
              <w:tc>
                <w:tcPr>
                  <w:tcW w:w="2128" w:type="dxa"/>
                </w:tcPr>
                <w:p w14:paraId="737494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5A744DE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ADC641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66" w:type="dxa"/>
                </w:tcPr>
                <w:p w14:paraId="33F7A3E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3E58034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 mg]   [10 mg]   [20 mg]</w:t>
                  </w:r>
                </w:p>
              </w:tc>
            </w:tr>
            <w:tr w:rsidR="00CB6859" w14:paraId="36271253" w14:textId="77777777">
              <w:tc>
                <w:tcPr>
                  <w:tcW w:w="2128" w:type="dxa"/>
                  <w:tcBorders>
                    <w:top w:val="single" w:sz="8" w:space="0" w:color="AFAFAF"/>
                  </w:tcBorders>
                </w:tcPr>
                <w:p w14:paraId="17B291D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38929A1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B2F01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0552051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699679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[intraMUSCULAR]   [intraVENOUS]</w:t>
                  </w:r>
                </w:p>
              </w:tc>
            </w:tr>
            <w:tr w:rsidR="00CB6859" w14:paraId="30700CCC" w14:textId="77777777">
              <w:tc>
                <w:tcPr>
                  <w:tcW w:w="2128" w:type="dxa"/>
                  <w:tcBorders>
                    <w:top w:val="single" w:sz="8" w:space="0" w:color="AFAFAF"/>
                  </w:tcBorders>
                </w:tcPr>
                <w:p w14:paraId="13F6BC2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7B9D721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22DFC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192C2F2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F19EB9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E61D3F8" w14:textId="77777777">
              <w:tc>
                <w:tcPr>
                  <w:tcW w:w="2128" w:type="dxa"/>
                  <w:tcBorders>
                    <w:top w:val="single" w:sz="8" w:space="0" w:color="AFAFAF"/>
                  </w:tcBorders>
                </w:tcPr>
                <w:p w14:paraId="55A7BB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1EC2FD1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97336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13F968A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23174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[Q6H]   [Q6H PRN]   [QACHS PRN]   [X1]</w:t>
                  </w:r>
                </w:p>
              </w:tc>
            </w:tr>
            <w:tr w:rsidR="00CB6859" w14:paraId="29088138" w14:textId="77777777">
              <w:tc>
                <w:tcPr>
                  <w:tcW w:w="2128" w:type="dxa"/>
                  <w:tcBorders>
                    <w:top w:val="single" w:sz="8" w:space="0" w:color="AFAFAF"/>
                  </w:tcBorders>
                </w:tcPr>
                <w:p w14:paraId="2A0DA49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686F0F7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7B20CD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Give by slow IV push over at least 2 minutes.</w:t>
                  </w:r>
                </w:p>
              </w:tc>
              <w:tc>
                <w:tcPr>
                  <w:tcW w:w="266" w:type="dxa"/>
                  <w:tcBorders>
                    <w:top w:val="single" w:sz="8" w:space="0" w:color="AFAFAF"/>
                  </w:tcBorders>
                </w:tcPr>
                <w:p w14:paraId="54A2A9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F3B827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37857D5" w14:textId="77777777">
              <w:tc>
                <w:tcPr>
                  <w:tcW w:w="2128" w:type="dxa"/>
                  <w:tcBorders>
                    <w:top w:val="single" w:sz="8" w:space="0" w:color="AFAFAF"/>
                  </w:tcBorders>
                </w:tcPr>
                <w:p w14:paraId="46521C8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571D696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E6209C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21F1F2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EFB8DB5"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7ACE629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3091119" w14:textId="77777777" w:rsidTr="00255875">
        <w:trPr>
          <w:gridAfter w:val="1"/>
          <w:wAfter w:w="118" w:type="dxa"/>
          <w:cantSplit/>
        </w:trPr>
        <w:tc>
          <w:tcPr>
            <w:tcW w:w="115" w:type="dxa"/>
            <w:tcBorders>
              <w:top w:val="nil"/>
              <w:left w:val="single" w:sz="8" w:space="0" w:color="AFAFAF"/>
              <w:bottom w:val="nil"/>
              <w:right w:val="nil"/>
            </w:tcBorders>
          </w:tcPr>
          <w:p w14:paraId="497CAD7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4F18A2E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F2F24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prochlorperazine (COMPAZINE) 10 MG IV [133300]</w:t>
            </w:r>
          </w:p>
        </w:tc>
        <w:tc>
          <w:tcPr>
            <w:tcW w:w="345" w:type="dxa"/>
            <w:gridSpan w:val="2"/>
            <w:tcBorders>
              <w:top w:val="single" w:sz="8" w:space="0" w:color="AFAFAF"/>
              <w:left w:val="nil"/>
              <w:bottom w:val="nil"/>
              <w:right w:val="nil"/>
            </w:tcBorders>
            <w:shd w:val="clear" w:color="auto" w:fill="FFFFFF"/>
          </w:tcPr>
          <w:p w14:paraId="4E85264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44C9268C" w14:textId="77777777">
              <w:tc>
                <w:tcPr>
                  <w:tcW w:w="2128" w:type="dxa"/>
                </w:tcPr>
                <w:p w14:paraId="6519A1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23517D5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0842C17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40579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102D5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F64F701" w14:textId="77777777">
              <w:tc>
                <w:tcPr>
                  <w:tcW w:w="2128" w:type="dxa"/>
                </w:tcPr>
                <w:p w14:paraId="73D8AC2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5A50AE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643F90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66" w:type="dxa"/>
                </w:tcPr>
                <w:p w14:paraId="759CBAA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8B1285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 mg]   [10 mg]</w:t>
                  </w:r>
                </w:p>
              </w:tc>
            </w:tr>
            <w:tr w:rsidR="00CB6859" w14:paraId="6A4AB65A" w14:textId="77777777">
              <w:tc>
                <w:tcPr>
                  <w:tcW w:w="2128" w:type="dxa"/>
                  <w:tcBorders>
                    <w:top w:val="single" w:sz="8" w:space="0" w:color="AFAFAF"/>
                  </w:tcBorders>
                </w:tcPr>
                <w:p w14:paraId="3F64CF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196849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0D089B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6B4089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5E200F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[intraMUSCULAR]   [intraVENOUS]</w:t>
                  </w:r>
                </w:p>
              </w:tc>
            </w:tr>
            <w:tr w:rsidR="00CB6859" w14:paraId="5ABEEAF1" w14:textId="77777777">
              <w:tc>
                <w:tcPr>
                  <w:tcW w:w="2128" w:type="dxa"/>
                  <w:tcBorders>
                    <w:top w:val="single" w:sz="8" w:space="0" w:color="AFAFAF"/>
                  </w:tcBorders>
                </w:tcPr>
                <w:p w14:paraId="4F4279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443295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39640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1637470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1AD91C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33EE903" w14:textId="77777777">
              <w:tc>
                <w:tcPr>
                  <w:tcW w:w="2128" w:type="dxa"/>
                  <w:tcBorders>
                    <w:top w:val="single" w:sz="8" w:space="0" w:color="AFAFAF"/>
                  </w:tcBorders>
                </w:tcPr>
                <w:p w14:paraId="6948035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0AB591C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2A733D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137CE5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97E097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[Q6H PRN]   [Q8H PRN]</w:t>
                  </w:r>
                </w:p>
              </w:tc>
            </w:tr>
            <w:tr w:rsidR="00CB6859" w14:paraId="46C8A0D0" w14:textId="77777777">
              <w:tc>
                <w:tcPr>
                  <w:tcW w:w="2128" w:type="dxa"/>
                  <w:tcBorders>
                    <w:top w:val="single" w:sz="8" w:space="0" w:color="AFAFAF"/>
                  </w:tcBorders>
                </w:tcPr>
                <w:p w14:paraId="0F7DE1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6B3EA59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D6336C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Give by slow IV push over at least 2 minutes.</w:t>
                  </w:r>
                </w:p>
              </w:tc>
              <w:tc>
                <w:tcPr>
                  <w:tcW w:w="266" w:type="dxa"/>
                  <w:tcBorders>
                    <w:top w:val="single" w:sz="8" w:space="0" w:color="AFAFAF"/>
                  </w:tcBorders>
                </w:tcPr>
                <w:p w14:paraId="4239F8B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5075EB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BF498C0" w14:textId="77777777">
              <w:tc>
                <w:tcPr>
                  <w:tcW w:w="2128" w:type="dxa"/>
                  <w:tcBorders>
                    <w:top w:val="single" w:sz="8" w:space="0" w:color="AFAFAF"/>
                  </w:tcBorders>
                </w:tcPr>
                <w:p w14:paraId="19CE36B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715B43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6AF827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62DCD7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62F9F07"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194C2F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40283A3" w14:textId="77777777" w:rsidTr="00255875">
        <w:trPr>
          <w:gridAfter w:val="1"/>
          <w:wAfter w:w="118" w:type="dxa"/>
          <w:cantSplit/>
        </w:trPr>
        <w:tc>
          <w:tcPr>
            <w:tcW w:w="115" w:type="dxa"/>
            <w:tcBorders>
              <w:top w:val="nil"/>
              <w:left w:val="single" w:sz="8" w:space="0" w:color="AFAFAF"/>
              <w:bottom w:val="nil"/>
              <w:right w:val="nil"/>
            </w:tcBorders>
          </w:tcPr>
          <w:p w14:paraId="0DE18D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0FE41C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52ECE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promethazine  (PHENERGAN) 25 MG IM  (IV route is NOT recommended) [21624]</w:t>
            </w:r>
          </w:p>
        </w:tc>
        <w:tc>
          <w:tcPr>
            <w:tcW w:w="345" w:type="dxa"/>
            <w:gridSpan w:val="2"/>
            <w:tcBorders>
              <w:top w:val="single" w:sz="8" w:space="0" w:color="AFAFAF"/>
              <w:left w:val="nil"/>
              <w:bottom w:val="nil"/>
              <w:right w:val="nil"/>
            </w:tcBorders>
            <w:shd w:val="clear" w:color="auto" w:fill="FFFFFF"/>
          </w:tcPr>
          <w:p w14:paraId="7FB508D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11ECDDB1" w14:textId="77777777">
              <w:tc>
                <w:tcPr>
                  <w:tcW w:w="2128" w:type="dxa"/>
                </w:tcPr>
                <w:p w14:paraId="5F2057F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76DAE24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6270E2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635640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7F022FB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00D5254F" w14:textId="77777777">
              <w:tc>
                <w:tcPr>
                  <w:tcW w:w="2128" w:type="dxa"/>
                </w:tcPr>
                <w:p w14:paraId="470185E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207B98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09785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25 mg</w:t>
                  </w:r>
                </w:p>
              </w:tc>
              <w:tc>
                <w:tcPr>
                  <w:tcW w:w="266" w:type="dxa"/>
                </w:tcPr>
                <w:p w14:paraId="0FEA6A0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EF179A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[12.5 mg]   [25 mg]</w:t>
                  </w:r>
                </w:p>
              </w:tc>
            </w:tr>
            <w:tr w:rsidR="00CB6859" w14:paraId="2D583282" w14:textId="77777777">
              <w:tc>
                <w:tcPr>
                  <w:tcW w:w="2128" w:type="dxa"/>
                  <w:tcBorders>
                    <w:top w:val="single" w:sz="8" w:space="0" w:color="AFAFAF"/>
                  </w:tcBorders>
                </w:tcPr>
                <w:p w14:paraId="0C05042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377DAF8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BC2AA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intraMUSCULAR</w:t>
                  </w:r>
                </w:p>
              </w:tc>
              <w:tc>
                <w:tcPr>
                  <w:tcW w:w="266" w:type="dxa"/>
                  <w:tcBorders>
                    <w:top w:val="single" w:sz="8" w:space="0" w:color="AFAFAF"/>
                  </w:tcBorders>
                </w:tcPr>
                <w:p w14:paraId="2617200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0335B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[intraMUSCULAR]</w:t>
                  </w:r>
                </w:p>
              </w:tc>
            </w:tr>
            <w:tr w:rsidR="00CB6859" w14:paraId="32C453CE" w14:textId="77777777">
              <w:tc>
                <w:tcPr>
                  <w:tcW w:w="2128" w:type="dxa"/>
                  <w:tcBorders>
                    <w:top w:val="single" w:sz="8" w:space="0" w:color="AFAFAF"/>
                  </w:tcBorders>
                </w:tcPr>
                <w:p w14:paraId="2B967D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475643B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36FC4A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01D71A7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41F607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722231C" w14:textId="77777777">
              <w:tc>
                <w:tcPr>
                  <w:tcW w:w="2128" w:type="dxa"/>
                  <w:tcBorders>
                    <w:top w:val="single" w:sz="8" w:space="0" w:color="AFAFAF"/>
                  </w:tcBorders>
                </w:tcPr>
                <w:p w14:paraId="30CFD4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301874C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54542F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3D2813C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58B2B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[Q4H PRN]   [Q6H PRN]</w:t>
                  </w:r>
                </w:p>
              </w:tc>
            </w:tr>
            <w:tr w:rsidR="00CB6859" w14:paraId="64799A14" w14:textId="77777777">
              <w:tc>
                <w:tcPr>
                  <w:tcW w:w="2128" w:type="dxa"/>
                  <w:tcBorders>
                    <w:top w:val="single" w:sz="8" w:space="0" w:color="AFAFAF"/>
                  </w:tcBorders>
                </w:tcPr>
                <w:p w14:paraId="43A9992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5C64440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D93A85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Please verify ordered route of administration.  If giving IV, dilute in 10 mL of normal saline.  Use large patent veins.  Administer slowly through a running IV using port furthest from patient.  Advise patient to report IV site discomfort.</w:t>
                  </w:r>
                </w:p>
              </w:tc>
              <w:tc>
                <w:tcPr>
                  <w:tcW w:w="266" w:type="dxa"/>
                  <w:tcBorders>
                    <w:top w:val="single" w:sz="8" w:space="0" w:color="AFAFAF"/>
                  </w:tcBorders>
                </w:tcPr>
                <w:p w14:paraId="74AE414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C0C71E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692BB6E" w14:textId="77777777">
              <w:tc>
                <w:tcPr>
                  <w:tcW w:w="2128" w:type="dxa"/>
                  <w:tcBorders>
                    <w:top w:val="single" w:sz="8" w:space="0" w:color="AFAFAF"/>
                  </w:tcBorders>
                </w:tcPr>
                <w:p w14:paraId="2818ED3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5F5081A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E8A28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539D76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708C5A3"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062D542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AEF8E76" w14:textId="77777777" w:rsidTr="00255875">
        <w:trPr>
          <w:gridAfter w:val="1"/>
          <w:wAfter w:w="118" w:type="dxa"/>
          <w:cantSplit/>
        </w:trPr>
        <w:tc>
          <w:tcPr>
            <w:tcW w:w="115" w:type="dxa"/>
            <w:tcBorders>
              <w:top w:val="nil"/>
              <w:left w:val="single" w:sz="8" w:space="0" w:color="AFAFAF"/>
              <w:bottom w:val="nil"/>
              <w:right w:val="nil"/>
            </w:tcBorders>
          </w:tcPr>
          <w:p w14:paraId="3F80B6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single" w:sz="8" w:space="0" w:color="AFAFAF"/>
              <w:right w:val="nil"/>
            </w:tcBorders>
          </w:tcPr>
          <w:p w14:paraId="47E2F52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68E46BB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1E04C69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38442FE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DCB8A2B" w14:textId="77777777" w:rsidTr="00255875">
        <w:tc>
          <w:tcPr>
            <w:tcW w:w="115" w:type="dxa"/>
            <w:tcBorders>
              <w:top w:val="nil"/>
              <w:left w:val="single" w:sz="8" w:space="0" w:color="AFAFAF"/>
              <w:bottom w:val="nil"/>
              <w:right w:val="nil"/>
            </w:tcBorders>
          </w:tcPr>
          <w:p w14:paraId="433905E8"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7DA4623B"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2659602E"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38274534" w14:textId="77777777" w:rsidTr="00255875">
        <w:trPr>
          <w:gridAfter w:val="1"/>
          <w:wAfter w:w="118" w:type="dxa"/>
          <w:cantSplit/>
        </w:trPr>
        <w:tc>
          <w:tcPr>
            <w:tcW w:w="115" w:type="dxa"/>
            <w:tcBorders>
              <w:top w:val="nil"/>
              <w:left w:val="single" w:sz="8" w:space="0" w:color="AFAFAF"/>
              <w:bottom w:val="nil"/>
              <w:right w:val="nil"/>
            </w:tcBorders>
          </w:tcPr>
          <w:p w14:paraId="14807C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2024A05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Anticonvulsants [18794]</w:t>
            </w:r>
          </w:p>
        </w:tc>
      </w:tr>
      <w:tr w:rsidR="00CB6859" w14:paraId="6169BE2C" w14:textId="77777777" w:rsidTr="00255875">
        <w:trPr>
          <w:gridAfter w:val="1"/>
          <w:wAfter w:w="118" w:type="dxa"/>
          <w:cantSplit/>
        </w:trPr>
        <w:tc>
          <w:tcPr>
            <w:tcW w:w="115" w:type="dxa"/>
            <w:tcBorders>
              <w:top w:val="nil"/>
              <w:left w:val="single" w:sz="8" w:space="0" w:color="AFAFAF"/>
              <w:bottom w:val="nil"/>
              <w:right w:val="nil"/>
            </w:tcBorders>
          </w:tcPr>
          <w:p w14:paraId="5596A67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nil"/>
              <w:bottom w:val="nil"/>
              <w:right w:val="nil"/>
            </w:tcBorders>
          </w:tcPr>
          <w:p w14:paraId="0F7C32F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828" w:type="dxa"/>
            <w:gridSpan w:val="10"/>
            <w:tcBorders>
              <w:top w:val="nil"/>
              <w:left w:val="nil"/>
              <w:bottom w:val="nil"/>
              <w:right w:val="nil"/>
            </w:tcBorders>
          </w:tcPr>
          <w:p w14:paraId="2ABCEA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Prophylactic Anticonvulsants are NOT Recommended</w:t>
            </w:r>
          </w:p>
          <w:p w14:paraId="2C69F6E4" w14:textId="77777777" w:rsidR="00CB6859" w:rsidRDefault="00CB6859">
            <w:pPr>
              <w:widowControl w:val="0"/>
              <w:autoSpaceDE w:val="0"/>
              <w:autoSpaceDN w:val="0"/>
              <w:adjustRightInd w:val="0"/>
              <w:spacing w:after="0" w:line="240" w:lineRule="auto"/>
              <w:rPr>
                <w:rFonts w:ascii="Arial" w:hAnsi="Arial" w:cs="Arial"/>
                <w:sz w:val="20"/>
                <w:szCs w:val="20"/>
              </w:rPr>
            </w:pPr>
          </w:p>
          <w:p w14:paraId="78314A1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Use anticonvulsants for treatment of seizure or for clinical suspicion of seizure only.</w:t>
            </w:r>
          </w:p>
          <w:p w14:paraId="15F4363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31" w:type="dxa"/>
            <w:tcBorders>
              <w:top w:val="nil"/>
              <w:left w:val="nil"/>
              <w:bottom w:val="nil"/>
              <w:right w:val="nil"/>
            </w:tcBorders>
          </w:tcPr>
          <w:p w14:paraId="54D0982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0A70179" w14:textId="77777777" w:rsidTr="00255875">
        <w:tc>
          <w:tcPr>
            <w:tcW w:w="115" w:type="dxa"/>
            <w:tcBorders>
              <w:top w:val="nil"/>
              <w:left w:val="single" w:sz="8" w:space="0" w:color="AFAFAF"/>
              <w:bottom w:val="nil"/>
              <w:right w:val="nil"/>
            </w:tcBorders>
          </w:tcPr>
          <w:p w14:paraId="30B18C0E"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2656C868"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6A531705"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7176AEA3" w14:textId="77777777" w:rsidTr="00255875">
        <w:trPr>
          <w:gridAfter w:val="1"/>
          <w:wAfter w:w="118" w:type="dxa"/>
          <w:cantSplit/>
        </w:trPr>
        <w:tc>
          <w:tcPr>
            <w:tcW w:w="115" w:type="dxa"/>
            <w:tcBorders>
              <w:top w:val="nil"/>
              <w:left w:val="single" w:sz="8" w:space="0" w:color="AFAFAF"/>
              <w:bottom w:val="nil"/>
              <w:right w:val="nil"/>
            </w:tcBorders>
          </w:tcPr>
          <w:p w14:paraId="71F02C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5EB681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304D58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LORazepam (ATIVAN) 1 MG IV [5500100]</w:t>
            </w:r>
          </w:p>
        </w:tc>
        <w:tc>
          <w:tcPr>
            <w:tcW w:w="345" w:type="dxa"/>
            <w:gridSpan w:val="2"/>
            <w:tcBorders>
              <w:top w:val="single" w:sz="8" w:space="0" w:color="AFAFAF"/>
              <w:left w:val="nil"/>
              <w:bottom w:val="nil"/>
              <w:right w:val="nil"/>
            </w:tcBorders>
            <w:shd w:val="clear" w:color="auto" w:fill="FFFFFF"/>
          </w:tcPr>
          <w:p w14:paraId="7B817FF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3D06672A" w14:textId="77777777">
              <w:tc>
                <w:tcPr>
                  <w:tcW w:w="2128" w:type="dxa"/>
                </w:tcPr>
                <w:p w14:paraId="321685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250DC72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1C9D78E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60344B6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513D703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560E482" w14:textId="77777777">
              <w:tc>
                <w:tcPr>
                  <w:tcW w:w="2128" w:type="dxa"/>
                </w:tcPr>
                <w:p w14:paraId="39B07BC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4289E3C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EF50D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 mg</w:t>
                  </w:r>
                </w:p>
              </w:tc>
              <w:tc>
                <w:tcPr>
                  <w:tcW w:w="266" w:type="dxa"/>
                </w:tcPr>
                <w:p w14:paraId="5A05AD2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6D0051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 mg]   [2 mg]   [4 mg]</w:t>
                  </w:r>
                </w:p>
              </w:tc>
            </w:tr>
            <w:tr w:rsidR="00CB6859" w14:paraId="40851CFC" w14:textId="77777777">
              <w:tc>
                <w:tcPr>
                  <w:tcW w:w="2128" w:type="dxa"/>
                  <w:tcBorders>
                    <w:top w:val="single" w:sz="8" w:space="0" w:color="AFAFAF"/>
                  </w:tcBorders>
                </w:tcPr>
                <w:p w14:paraId="412B00D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29CBA84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50438F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0E09140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D52E76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   [intraMUSCULAR]</w:t>
                  </w:r>
                </w:p>
              </w:tc>
            </w:tr>
            <w:tr w:rsidR="00CB6859" w14:paraId="733F226F" w14:textId="77777777">
              <w:tc>
                <w:tcPr>
                  <w:tcW w:w="2128" w:type="dxa"/>
                  <w:tcBorders>
                    <w:top w:val="single" w:sz="8" w:space="0" w:color="AFAFAF"/>
                  </w:tcBorders>
                </w:tcPr>
                <w:p w14:paraId="4DB5C7F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51C50F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FE0E6A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41FE8EA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DB4918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DC2FD5E" w14:textId="77777777">
              <w:tc>
                <w:tcPr>
                  <w:tcW w:w="2128" w:type="dxa"/>
                  <w:tcBorders>
                    <w:top w:val="single" w:sz="8" w:space="0" w:color="AFAFAF"/>
                  </w:tcBorders>
                </w:tcPr>
                <w:p w14:paraId="5818DFF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4D556A2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0D5A5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7F3218C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FECE2B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[Q4H PRN]   [Q6H PRN]   [Q8H PRN]</w:t>
                  </w:r>
                </w:p>
              </w:tc>
            </w:tr>
            <w:tr w:rsidR="00CB6859" w14:paraId="685ED683" w14:textId="77777777">
              <w:tc>
                <w:tcPr>
                  <w:tcW w:w="2128" w:type="dxa"/>
                  <w:tcBorders>
                    <w:top w:val="single" w:sz="8" w:space="0" w:color="AFAFAF"/>
                  </w:tcBorders>
                </w:tcPr>
                <w:p w14:paraId="3C7EEC6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6C3FB23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2A595F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If giving IV, dilute dose with equal volume of compatible diluent (NS or D5W)</w:t>
                  </w:r>
                </w:p>
              </w:tc>
              <w:tc>
                <w:tcPr>
                  <w:tcW w:w="266" w:type="dxa"/>
                  <w:tcBorders>
                    <w:top w:val="single" w:sz="8" w:space="0" w:color="AFAFAF"/>
                  </w:tcBorders>
                </w:tcPr>
                <w:p w14:paraId="057618F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EA984F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81C7D7B" w14:textId="77777777">
              <w:tc>
                <w:tcPr>
                  <w:tcW w:w="2128" w:type="dxa"/>
                  <w:tcBorders>
                    <w:top w:val="single" w:sz="8" w:space="0" w:color="AFAFAF"/>
                  </w:tcBorders>
                </w:tcPr>
                <w:p w14:paraId="1958572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6D152F4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0C410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CC6AB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CAA30BC"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3806A1B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1580E0D" w14:textId="77777777" w:rsidTr="00255875">
        <w:trPr>
          <w:gridAfter w:val="1"/>
          <w:wAfter w:w="118" w:type="dxa"/>
          <w:cantSplit/>
        </w:trPr>
        <w:tc>
          <w:tcPr>
            <w:tcW w:w="115" w:type="dxa"/>
            <w:tcBorders>
              <w:top w:val="nil"/>
              <w:left w:val="single" w:sz="8" w:space="0" w:color="AFAFAF"/>
              <w:bottom w:val="nil"/>
              <w:right w:val="nil"/>
            </w:tcBorders>
          </w:tcPr>
          <w:p w14:paraId="7116962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0A8B48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C6C64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midazolam (VERSED) 2 MG IV [5500075]</w:t>
            </w:r>
          </w:p>
        </w:tc>
        <w:tc>
          <w:tcPr>
            <w:tcW w:w="345" w:type="dxa"/>
            <w:gridSpan w:val="2"/>
            <w:tcBorders>
              <w:top w:val="single" w:sz="8" w:space="0" w:color="AFAFAF"/>
              <w:left w:val="nil"/>
              <w:bottom w:val="nil"/>
              <w:right w:val="nil"/>
            </w:tcBorders>
            <w:shd w:val="clear" w:color="auto" w:fill="FFFFFF"/>
          </w:tcPr>
          <w:p w14:paraId="0547447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5F242A2F" w14:textId="77777777">
              <w:tc>
                <w:tcPr>
                  <w:tcW w:w="2128" w:type="dxa"/>
                </w:tcPr>
                <w:p w14:paraId="1A19E80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6EE78F9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47B6F8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4E72CE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558EA6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62F2DCC" w14:textId="77777777">
              <w:tc>
                <w:tcPr>
                  <w:tcW w:w="2128" w:type="dxa"/>
                </w:tcPr>
                <w:p w14:paraId="0973279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21C28F8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008959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 mg</w:t>
                  </w:r>
                </w:p>
              </w:tc>
              <w:tc>
                <w:tcPr>
                  <w:tcW w:w="266" w:type="dxa"/>
                </w:tcPr>
                <w:p w14:paraId="24609FF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9E6CC0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5124D07" w14:textId="77777777">
              <w:tc>
                <w:tcPr>
                  <w:tcW w:w="2128" w:type="dxa"/>
                  <w:tcBorders>
                    <w:top w:val="single" w:sz="8" w:space="0" w:color="AFAFAF"/>
                  </w:tcBorders>
                </w:tcPr>
                <w:p w14:paraId="2AFCB6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3BF1A8E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0E9C1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62BB753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C8C7F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   [intraMUSCULAR]</w:t>
                  </w:r>
                </w:p>
              </w:tc>
            </w:tr>
            <w:tr w:rsidR="00CB6859" w14:paraId="6C3D953D" w14:textId="77777777">
              <w:tc>
                <w:tcPr>
                  <w:tcW w:w="2128" w:type="dxa"/>
                  <w:tcBorders>
                    <w:top w:val="single" w:sz="8" w:space="0" w:color="AFAFAF"/>
                  </w:tcBorders>
                </w:tcPr>
                <w:p w14:paraId="6A21D62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2F21F4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4A16A4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7F769F9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4D4A15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8EF1F3C" w14:textId="77777777">
              <w:tc>
                <w:tcPr>
                  <w:tcW w:w="2128" w:type="dxa"/>
                  <w:tcBorders>
                    <w:top w:val="single" w:sz="8" w:space="0" w:color="AFAFAF"/>
                  </w:tcBorders>
                </w:tcPr>
                <w:p w14:paraId="119325D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551EA90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44847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33F22C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CAECCA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CB6859" w14:paraId="6AAAEB23" w14:textId="77777777">
              <w:tc>
                <w:tcPr>
                  <w:tcW w:w="2128" w:type="dxa"/>
                  <w:tcBorders>
                    <w:top w:val="single" w:sz="8" w:space="0" w:color="AFAFAF"/>
                  </w:tcBorders>
                </w:tcPr>
                <w:p w14:paraId="588DE33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565190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224B6C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58442B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E0115B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B78F105" w14:textId="77777777">
              <w:tc>
                <w:tcPr>
                  <w:tcW w:w="2128" w:type="dxa"/>
                  <w:tcBorders>
                    <w:top w:val="single" w:sz="8" w:space="0" w:color="AFAFAF"/>
                  </w:tcBorders>
                </w:tcPr>
                <w:p w14:paraId="3A0B9F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6B00CEA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905CA8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E380E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7928805"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19C3386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DF0A660" w14:textId="77777777" w:rsidTr="00255875">
        <w:trPr>
          <w:gridAfter w:val="1"/>
          <w:wAfter w:w="118" w:type="dxa"/>
          <w:cantSplit/>
        </w:trPr>
        <w:tc>
          <w:tcPr>
            <w:tcW w:w="115" w:type="dxa"/>
            <w:tcBorders>
              <w:top w:val="nil"/>
              <w:left w:val="single" w:sz="8" w:space="0" w:color="AFAFAF"/>
              <w:bottom w:val="nil"/>
              <w:right w:val="nil"/>
            </w:tcBorders>
          </w:tcPr>
          <w:p w14:paraId="5A1FF6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74E7D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392198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diazePAM (VALIUM) 5 MG IV [168339]</w:t>
            </w:r>
          </w:p>
        </w:tc>
        <w:tc>
          <w:tcPr>
            <w:tcW w:w="345" w:type="dxa"/>
            <w:gridSpan w:val="2"/>
            <w:tcBorders>
              <w:top w:val="single" w:sz="8" w:space="0" w:color="AFAFAF"/>
              <w:left w:val="nil"/>
              <w:bottom w:val="nil"/>
              <w:right w:val="nil"/>
            </w:tcBorders>
            <w:shd w:val="clear" w:color="auto" w:fill="FFFFFF"/>
          </w:tcPr>
          <w:p w14:paraId="58D2E32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59598933" w14:textId="77777777">
              <w:tc>
                <w:tcPr>
                  <w:tcW w:w="2128" w:type="dxa"/>
                </w:tcPr>
                <w:p w14:paraId="2D60D3A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76A4F6B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19917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5939C1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7CE1DC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0DDD9A5" w14:textId="77777777">
              <w:tc>
                <w:tcPr>
                  <w:tcW w:w="2128" w:type="dxa"/>
                </w:tcPr>
                <w:p w14:paraId="5AF159E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781377E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1DEB58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5 mg</w:t>
                  </w:r>
                </w:p>
              </w:tc>
              <w:tc>
                <w:tcPr>
                  <w:tcW w:w="266" w:type="dxa"/>
                </w:tcPr>
                <w:p w14:paraId="68B9499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74A1A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 mg]   [5 mg]   [10 mg]</w:t>
                  </w:r>
                </w:p>
              </w:tc>
            </w:tr>
            <w:tr w:rsidR="00CB6859" w14:paraId="24BD5208" w14:textId="77777777">
              <w:tc>
                <w:tcPr>
                  <w:tcW w:w="2128" w:type="dxa"/>
                  <w:tcBorders>
                    <w:top w:val="single" w:sz="8" w:space="0" w:color="AFAFAF"/>
                  </w:tcBorders>
                </w:tcPr>
                <w:p w14:paraId="39F38B5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4F34B6B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452298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4F0EF4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BD927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[intraMUSCULAR]   [intraVENOUS]</w:t>
                  </w:r>
                </w:p>
              </w:tc>
            </w:tr>
            <w:tr w:rsidR="00CB6859" w14:paraId="7FF1FF84" w14:textId="77777777">
              <w:tc>
                <w:tcPr>
                  <w:tcW w:w="2128" w:type="dxa"/>
                  <w:tcBorders>
                    <w:top w:val="single" w:sz="8" w:space="0" w:color="AFAFAF"/>
                  </w:tcBorders>
                </w:tcPr>
                <w:p w14:paraId="0E00CA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4F77E35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55A3B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3196757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42664B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C8211DC" w14:textId="77777777">
              <w:tc>
                <w:tcPr>
                  <w:tcW w:w="2128" w:type="dxa"/>
                  <w:tcBorders>
                    <w:top w:val="single" w:sz="8" w:space="0" w:color="AFAFAF"/>
                  </w:tcBorders>
                </w:tcPr>
                <w:p w14:paraId="01E458B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302C8F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87A560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484402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41CB6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[Q4H PRN]   [Q6H PRN]   [Q8H PRN]</w:t>
                  </w:r>
                </w:p>
              </w:tc>
            </w:tr>
            <w:tr w:rsidR="00CB6859" w14:paraId="0CD9B16F" w14:textId="77777777">
              <w:tc>
                <w:tcPr>
                  <w:tcW w:w="2128" w:type="dxa"/>
                  <w:tcBorders>
                    <w:top w:val="single" w:sz="8" w:space="0" w:color="AFAFAF"/>
                  </w:tcBorders>
                </w:tcPr>
                <w:p w14:paraId="74F3CA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47A52B0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670FF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Administer undiluted. Do not mix with solutions or medications.</w:t>
                  </w:r>
                </w:p>
              </w:tc>
              <w:tc>
                <w:tcPr>
                  <w:tcW w:w="266" w:type="dxa"/>
                  <w:tcBorders>
                    <w:top w:val="single" w:sz="8" w:space="0" w:color="AFAFAF"/>
                  </w:tcBorders>
                </w:tcPr>
                <w:p w14:paraId="580CFF3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5A7AE6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22F2D65" w14:textId="77777777">
              <w:tc>
                <w:tcPr>
                  <w:tcW w:w="2128" w:type="dxa"/>
                  <w:tcBorders>
                    <w:top w:val="single" w:sz="8" w:space="0" w:color="AFAFAF"/>
                  </w:tcBorders>
                </w:tcPr>
                <w:p w14:paraId="16789BE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2C01F00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162AAE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142BEF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8A44D1E"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16ED700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372DE2C" w14:textId="77777777" w:rsidTr="00255875">
        <w:trPr>
          <w:gridAfter w:val="1"/>
          <w:wAfter w:w="118" w:type="dxa"/>
          <w:cantSplit/>
        </w:trPr>
        <w:tc>
          <w:tcPr>
            <w:tcW w:w="115" w:type="dxa"/>
            <w:tcBorders>
              <w:top w:val="nil"/>
              <w:left w:val="single" w:sz="8" w:space="0" w:color="AFAFAF"/>
              <w:bottom w:val="nil"/>
              <w:right w:val="nil"/>
            </w:tcBorders>
          </w:tcPr>
          <w:p w14:paraId="042B69D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08778E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3836FB8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phenytoin (DILANTIN) 15 MG/KG/DOSE IVPB [60262]</w:t>
            </w:r>
          </w:p>
        </w:tc>
        <w:tc>
          <w:tcPr>
            <w:tcW w:w="345" w:type="dxa"/>
            <w:gridSpan w:val="2"/>
            <w:tcBorders>
              <w:top w:val="single" w:sz="8" w:space="0" w:color="AFAFAF"/>
              <w:left w:val="nil"/>
              <w:bottom w:val="nil"/>
              <w:right w:val="nil"/>
            </w:tcBorders>
            <w:shd w:val="clear" w:color="auto" w:fill="FFFFFF"/>
          </w:tcPr>
          <w:p w14:paraId="305D602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51EF1353" w14:textId="77777777">
              <w:tc>
                <w:tcPr>
                  <w:tcW w:w="2128" w:type="dxa"/>
                </w:tcPr>
                <w:p w14:paraId="093EDC1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4B8F087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945C0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13EF7E2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5C858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69A5A6C" w14:textId="77777777">
              <w:tc>
                <w:tcPr>
                  <w:tcW w:w="2128" w:type="dxa"/>
                </w:tcPr>
                <w:p w14:paraId="5BC5433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39AFD28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292C0D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15 mg/kg/dose</w:t>
                  </w:r>
                </w:p>
              </w:tc>
              <w:tc>
                <w:tcPr>
                  <w:tcW w:w="266" w:type="dxa"/>
                </w:tcPr>
                <w:p w14:paraId="1A17C1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C73EEB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[500 mg]   [750 mg]   [1,000 mg]</w:t>
                  </w:r>
                </w:p>
              </w:tc>
            </w:tr>
            <w:tr w:rsidR="00CB6859" w14:paraId="7D7DB206" w14:textId="77777777">
              <w:tc>
                <w:tcPr>
                  <w:tcW w:w="2128" w:type="dxa"/>
                  <w:tcBorders>
                    <w:top w:val="single" w:sz="8" w:space="0" w:color="AFAFAF"/>
                  </w:tcBorders>
                </w:tcPr>
                <w:p w14:paraId="0A8B96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281CB88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0E1050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038B283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C92F9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764808BF" w14:textId="77777777">
              <w:tc>
                <w:tcPr>
                  <w:tcW w:w="2128" w:type="dxa"/>
                  <w:tcBorders>
                    <w:top w:val="single" w:sz="8" w:space="0" w:color="AFAFAF"/>
                  </w:tcBorders>
                </w:tcPr>
                <w:p w14:paraId="5A239B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231BBDB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A49031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5E07A63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680CD1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DE8DCE8" w14:textId="77777777">
              <w:tc>
                <w:tcPr>
                  <w:tcW w:w="2128" w:type="dxa"/>
                  <w:tcBorders>
                    <w:top w:val="single" w:sz="8" w:space="0" w:color="AFAFAF"/>
                  </w:tcBorders>
                </w:tcPr>
                <w:p w14:paraId="448486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2B19003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92917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3876FF6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8303ED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CB6859" w14:paraId="7958880E" w14:textId="77777777">
              <w:tc>
                <w:tcPr>
                  <w:tcW w:w="2128" w:type="dxa"/>
                  <w:tcBorders>
                    <w:top w:val="single" w:sz="8" w:space="0" w:color="AFAFAF"/>
                  </w:tcBorders>
                </w:tcPr>
                <w:p w14:paraId="696F9FB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7A4E73C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EBBE2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Maximum Rate = 50 MG/MIN.  Do NOT administer in same line with dextrose-containing solutions. Infuse using an in-line filter. Final concentration should be greater than or equal to 5 mg/mL.</w:t>
                  </w:r>
                </w:p>
              </w:tc>
              <w:tc>
                <w:tcPr>
                  <w:tcW w:w="266" w:type="dxa"/>
                  <w:tcBorders>
                    <w:top w:val="single" w:sz="8" w:space="0" w:color="AFAFAF"/>
                  </w:tcBorders>
                </w:tcPr>
                <w:p w14:paraId="78F0CAA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89AE53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361F5DA" w14:textId="77777777">
              <w:tc>
                <w:tcPr>
                  <w:tcW w:w="2128" w:type="dxa"/>
                  <w:tcBorders>
                    <w:top w:val="single" w:sz="8" w:space="0" w:color="AFAFAF"/>
                  </w:tcBorders>
                </w:tcPr>
                <w:p w14:paraId="546884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48BBDF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A7EE29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0C71F5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20ACCDD"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2021958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0BE3E73" w14:textId="77777777" w:rsidTr="00255875">
        <w:trPr>
          <w:gridAfter w:val="1"/>
          <w:wAfter w:w="118" w:type="dxa"/>
          <w:cantSplit/>
        </w:trPr>
        <w:tc>
          <w:tcPr>
            <w:tcW w:w="115" w:type="dxa"/>
            <w:tcBorders>
              <w:top w:val="nil"/>
              <w:left w:val="single" w:sz="8" w:space="0" w:color="AFAFAF"/>
              <w:bottom w:val="nil"/>
              <w:right w:val="nil"/>
            </w:tcBorders>
          </w:tcPr>
          <w:p w14:paraId="28C20E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37ABBB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24E80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levETIRAcetam (KEPPRA) 1000 MG/100 mL NaCl IVPB [165891]</w:t>
            </w:r>
          </w:p>
        </w:tc>
        <w:tc>
          <w:tcPr>
            <w:tcW w:w="345" w:type="dxa"/>
            <w:gridSpan w:val="2"/>
            <w:tcBorders>
              <w:top w:val="single" w:sz="8" w:space="0" w:color="AFAFAF"/>
              <w:left w:val="nil"/>
              <w:bottom w:val="nil"/>
              <w:right w:val="nil"/>
            </w:tcBorders>
            <w:shd w:val="clear" w:color="auto" w:fill="FFFFFF"/>
          </w:tcPr>
          <w:p w14:paraId="28A1C0F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44DCA21B" w14:textId="77777777">
              <w:tc>
                <w:tcPr>
                  <w:tcW w:w="2128" w:type="dxa"/>
                </w:tcPr>
                <w:p w14:paraId="6074CF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7C39C63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F76783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EEF75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38087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028451C4" w14:textId="77777777">
              <w:tc>
                <w:tcPr>
                  <w:tcW w:w="2128" w:type="dxa"/>
                </w:tcPr>
                <w:p w14:paraId="5F43D2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47DC55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6AC0EB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1,000 mg</w:t>
                  </w:r>
                </w:p>
              </w:tc>
              <w:tc>
                <w:tcPr>
                  <w:tcW w:w="266" w:type="dxa"/>
                </w:tcPr>
                <w:p w14:paraId="06146B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586DACA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[500 mg]   [1,000 mg]   [1,500 mg]</w:t>
                  </w:r>
                </w:p>
              </w:tc>
            </w:tr>
            <w:tr w:rsidR="00CB6859" w14:paraId="4980B953" w14:textId="77777777">
              <w:tc>
                <w:tcPr>
                  <w:tcW w:w="2128" w:type="dxa"/>
                  <w:tcBorders>
                    <w:top w:val="single" w:sz="8" w:space="0" w:color="AFAFAF"/>
                  </w:tcBorders>
                </w:tcPr>
                <w:p w14:paraId="2941854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51A39E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CF85F4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2F6CA18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57CA2D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79338422" w14:textId="77777777">
              <w:tc>
                <w:tcPr>
                  <w:tcW w:w="2128" w:type="dxa"/>
                  <w:tcBorders>
                    <w:top w:val="single" w:sz="8" w:space="0" w:color="AFAFAF"/>
                  </w:tcBorders>
                </w:tcPr>
                <w:p w14:paraId="6A52721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77F03E3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68EA3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391443C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9785A7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6411A08" w14:textId="77777777">
              <w:tc>
                <w:tcPr>
                  <w:tcW w:w="2128" w:type="dxa"/>
                  <w:tcBorders>
                    <w:top w:val="single" w:sz="8" w:space="0" w:color="AFAFAF"/>
                  </w:tcBorders>
                </w:tcPr>
                <w:p w14:paraId="486104B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4CFDA2F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9628F9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152B58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AFCFB4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[BID]</w:t>
                  </w:r>
                </w:p>
              </w:tc>
            </w:tr>
            <w:tr w:rsidR="00CB6859" w14:paraId="1EEC4572" w14:textId="77777777">
              <w:tc>
                <w:tcPr>
                  <w:tcW w:w="2128" w:type="dxa"/>
                  <w:tcBorders>
                    <w:top w:val="single" w:sz="8" w:space="0" w:color="AFAFAF"/>
                  </w:tcBorders>
                </w:tcPr>
                <w:p w14:paraId="5A9057B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6E819A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D0E92C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322B3B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554527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ED01053" w14:textId="77777777">
              <w:tc>
                <w:tcPr>
                  <w:tcW w:w="2128" w:type="dxa"/>
                  <w:tcBorders>
                    <w:top w:val="single" w:sz="8" w:space="0" w:color="AFAFAF"/>
                  </w:tcBorders>
                </w:tcPr>
                <w:p w14:paraId="6930F25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5CCE75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0D3CD3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875BF2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8333048"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1F0F15A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CB9BB9E" w14:textId="77777777" w:rsidTr="00255875">
        <w:trPr>
          <w:gridAfter w:val="1"/>
          <w:wAfter w:w="118" w:type="dxa"/>
          <w:cantSplit/>
        </w:trPr>
        <w:tc>
          <w:tcPr>
            <w:tcW w:w="115" w:type="dxa"/>
            <w:tcBorders>
              <w:top w:val="nil"/>
              <w:left w:val="single" w:sz="8" w:space="0" w:color="AFAFAF"/>
              <w:bottom w:val="nil"/>
              <w:right w:val="nil"/>
            </w:tcBorders>
          </w:tcPr>
          <w:p w14:paraId="3D6E7DA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2D701C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D6CED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fosphenytoin (CEREBYX) 15 MG PHENYTOIN EQUIVALENTS/KG/DOSE IV [67970]</w:t>
            </w:r>
          </w:p>
        </w:tc>
        <w:tc>
          <w:tcPr>
            <w:tcW w:w="345" w:type="dxa"/>
            <w:gridSpan w:val="2"/>
            <w:tcBorders>
              <w:top w:val="single" w:sz="8" w:space="0" w:color="AFAFAF"/>
              <w:left w:val="nil"/>
              <w:bottom w:val="nil"/>
              <w:right w:val="nil"/>
            </w:tcBorders>
            <w:shd w:val="clear" w:color="auto" w:fill="FFFFFF"/>
          </w:tcPr>
          <w:p w14:paraId="76E6649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705389F8" w14:textId="77777777">
              <w:tc>
                <w:tcPr>
                  <w:tcW w:w="2128" w:type="dxa"/>
                </w:tcPr>
                <w:p w14:paraId="7FAD691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3AA583C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7ABD3C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48D3CBE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00419DE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B9CEC68" w14:textId="77777777">
              <w:tc>
                <w:tcPr>
                  <w:tcW w:w="2128" w:type="dxa"/>
                </w:tcPr>
                <w:p w14:paraId="4FE0F43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0406CE3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14219F5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15 mg PE/kg/dose</w:t>
                  </w:r>
                </w:p>
              </w:tc>
              <w:tc>
                <w:tcPr>
                  <w:tcW w:w="266" w:type="dxa"/>
                </w:tcPr>
                <w:p w14:paraId="68EBCA5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38BF3D3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AC52EA9" w14:textId="77777777">
              <w:tc>
                <w:tcPr>
                  <w:tcW w:w="2128" w:type="dxa"/>
                  <w:tcBorders>
                    <w:top w:val="single" w:sz="8" w:space="0" w:color="AFAFAF"/>
                  </w:tcBorders>
                </w:tcPr>
                <w:p w14:paraId="6E2621C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47EBB56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89A001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0703230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E63191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2A8A6E3F" w14:textId="77777777">
              <w:tc>
                <w:tcPr>
                  <w:tcW w:w="2128" w:type="dxa"/>
                  <w:tcBorders>
                    <w:top w:val="single" w:sz="8" w:space="0" w:color="AFAFAF"/>
                  </w:tcBorders>
                </w:tcPr>
                <w:p w14:paraId="599BFDE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5068986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7AC84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105313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E31760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28833B6" w14:textId="77777777">
              <w:tc>
                <w:tcPr>
                  <w:tcW w:w="2128" w:type="dxa"/>
                  <w:tcBorders>
                    <w:top w:val="single" w:sz="8" w:space="0" w:color="AFAFAF"/>
                  </w:tcBorders>
                </w:tcPr>
                <w:p w14:paraId="1BB4301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AA5CDF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5DADD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6864423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94D38C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[Q8H]   [Q12H]</w:t>
                  </w:r>
                </w:p>
              </w:tc>
            </w:tr>
            <w:tr w:rsidR="00CB6859" w14:paraId="4899B1B9" w14:textId="77777777">
              <w:tc>
                <w:tcPr>
                  <w:tcW w:w="2128" w:type="dxa"/>
                  <w:tcBorders>
                    <w:top w:val="single" w:sz="8" w:space="0" w:color="AFAFAF"/>
                  </w:tcBorders>
                </w:tcPr>
                <w:p w14:paraId="4E34ABE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55B38E2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460D10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13F93C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F14B61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B9A0ADC" w14:textId="77777777">
              <w:tc>
                <w:tcPr>
                  <w:tcW w:w="2128" w:type="dxa"/>
                  <w:tcBorders>
                    <w:top w:val="single" w:sz="8" w:space="0" w:color="AFAFAF"/>
                  </w:tcBorders>
                </w:tcPr>
                <w:p w14:paraId="4B43D03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039879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B730B5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787E10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2D189A4"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2F9F48D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49A44C3" w14:textId="77777777" w:rsidTr="00255875">
        <w:trPr>
          <w:gridAfter w:val="1"/>
          <w:wAfter w:w="118" w:type="dxa"/>
          <w:cantSplit/>
        </w:trPr>
        <w:tc>
          <w:tcPr>
            <w:tcW w:w="115" w:type="dxa"/>
            <w:tcBorders>
              <w:top w:val="nil"/>
              <w:left w:val="single" w:sz="8" w:space="0" w:color="AFAFAF"/>
              <w:bottom w:val="nil"/>
              <w:right w:val="nil"/>
            </w:tcBorders>
          </w:tcPr>
          <w:p w14:paraId="4C5F64A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02A4523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74F3377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31A3932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6B50C4C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CCA3129" w14:textId="77777777" w:rsidTr="00255875">
        <w:tc>
          <w:tcPr>
            <w:tcW w:w="115" w:type="dxa"/>
            <w:tcBorders>
              <w:top w:val="nil"/>
              <w:left w:val="single" w:sz="8" w:space="0" w:color="AFAFAF"/>
              <w:bottom w:val="nil"/>
              <w:right w:val="nil"/>
            </w:tcBorders>
          </w:tcPr>
          <w:p w14:paraId="7D4CBC7C"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03E7E47A"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7234C082"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30F11C9F" w14:textId="77777777" w:rsidTr="00255875">
        <w:trPr>
          <w:gridAfter w:val="1"/>
          <w:wAfter w:w="118" w:type="dxa"/>
          <w:cantSplit/>
        </w:trPr>
        <w:tc>
          <w:tcPr>
            <w:tcW w:w="115" w:type="dxa"/>
            <w:tcBorders>
              <w:top w:val="nil"/>
              <w:left w:val="single" w:sz="8" w:space="0" w:color="AFAFAF"/>
              <w:bottom w:val="nil"/>
              <w:right w:val="nil"/>
            </w:tcBorders>
          </w:tcPr>
          <w:p w14:paraId="23CCEE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07E681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Tranexamic Acid (TXA) for Trauma-Associated Hemorrhage or Traumatic Brain Injury [571434]</w:t>
            </w:r>
          </w:p>
        </w:tc>
      </w:tr>
      <w:tr w:rsidR="00CB6859" w14:paraId="4989B4C6" w14:textId="77777777" w:rsidTr="00255875">
        <w:trPr>
          <w:gridAfter w:val="1"/>
          <w:wAfter w:w="118" w:type="dxa"/>
          <w:cantSplit/>
        </w:trPr>
        <w:tc>
          <w:tcPr>
            <w:tcW w:w="115" w:type="dxa"/>
            <w:tcBorders>
              <w:top w:val="nil"/>
              <w:left w:val="single" w:sz="8" w:space="0" w:color="AFAFAF"/>
              <w:bottom w:val="nil"/>
              <w:right w:val="nil"/>
            </w:tcBorders>
          </w:tcPr>
          <w:p w14:paraId="2CE3DE3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nil"/>
              <w:bottom w:val="nil"/>
              <w:right w:val="nil"/>
            </w:tcBorders>
          </w:tcPr>
          <w:p w14:paraId="3CD1F29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828" w:type="dxa"/>
            <w:gridSpan w:val="10"/>
            <w:tcBorders>
              <w:top w:val="nil"/>
              <w:left w:val="nil"/>
              <w:bottom w:val="nil"/>
              <w:right w:val="nil"/>
            </w:tcBorders>
          </w:tcPr>
          <w:p w14:paraId="5D54BE0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Recommended for patients with MILD to MODERATE traumatic brain injury (Glasgow Coma Scale greater than 8 and less than 13) presenting within 3 hours of injury.</w:t>
            </w:r>
          </w:p>
          <w:p w14:paraId="170A38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31" w:type="dxa"/>
            <w:tcBorders>
              <w:top w:val="nil"/>
              <w:left w:val="nil"/>
              <w:bottom w:val="nil"/>
              <w:right w:val="nil"/>
            </w:tcBorders>
          </w:tcPr>
          <w:p w14:paraId="7E1A144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8EC8A6B" w14:textId="77777777" w:rsidTr="00255875">
        <w:tc>
          <w:tcPr>
            <w:tcW w:w="115" w:type="dxa"/>
            <w:tcBorders>
              <w:top w:val="nil"/>
              <w:left w:val="single" w:sz="8" w:space="0" w:color="AFAFAF"/>
              <w:bottom w:val="nil"/>
              <w:right w:val="nil"/>
            </w:tcBorders>
          </w:tcPr>
          <w:p w14:paraId="42E8F1DC"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7D936E45"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1BFA35BE"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7CAB755D" w14:textId="77777777" w:rsidTr="00255875">
        <w:trPr>
          <w:cantSplit/>
        </w:trPr>
        <w:tc>
          <w:tcPr>
            <w:tcW w:w="115" w:type="dxa"/>
            <w:tcBorders>
              <w:top w:val="nil"/>
              <w:left w:val="single" w:sz="8" w:space="0" w:color="AFAFAF"/>
              <w:bottom w:val="nil"/>
              <w:right w:val="nil"/>
            </w:tcBorders>
          </w:tcPr>
          <w:p w14:paraId="558727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3CF9B02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51E84D5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tranexamic acid (CYKLOKAPRON) 1000 MG IV over 10 minutes x1 'followed by' 1000 MG IV over 8 hours x1 [420383]</w:t>
            </w:r>
          </w:p>
        </w:tc>
        <w:tc>
          <w:tcPr>
            <w:tcW w:w="345" w:type="dxa"/>
            <w:tcBorders>
              <w:top w:val="single" w:sz="8" w:space="0" w:color="AFAFAF"/>
              <w:left w:val="nil"/>
              <w:bottom w:val="nil"/>
              <w:right w:val="nil"/>
            </w:tcBorders>
            <w:shd w:val="clear" w:color="auto" w:fill="FFFFFF"/>
          </w:tcPr>
          <w:p w14:paraId="57ECF0A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37D8366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"Followed by" Linked Panel</w:t>
            </w:r>
          </w:p>
        </w:tc>
      </w:tr>
      <w:tr w:rsidR="00CB6859" w14:paraId="42701C68" w14:textId="77777777" w:rsidTr="00255875">
        <w:trPr>
          <w:gridAfter w:val="3"/>
          <w:wAfter w:w="580" w:type="dxa"/>
          <w:cantSplit/>
        </w:trPr>
        <w:tc>
          <w:tcPr>
            <w:tcW w:w="115" w:type="dxa"/>
            <w:tcBorders>
              <w:top w:val="nil"/>
              <w:left w:val="single" w:sz="8" w:space="0" w:color="AFAFAF"/>
              <w:bottom w:val="nil"/>
              <w:right w:val="nil"/>
            </w:tcBorders>
          </w:tcPr>
          <w:p w14:paraId="58C2653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34B2200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083DB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4D85BC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tranexamic acid (CYKLOKAPRON) 1000 MG IV over 10 minutes x1 [179781]</w:t>
            </w:r>
          </w:p>
        </w:tc>
        <w:tc>
          <w:tcPr>
            <w:tcW w:w="345" w:type="dxa"/>
            <w:gridSpan w:val="2"/>
            <w:tcBorders>
              <w:top w:val="single" w:sz="8" w:space="0" w:color="AFAFAF"/>
              <w:left w:val="nil"/>
              <w:bottom w:val="nil"/>
              <w:right w:val="nil"/>
            </w:tcBorders>
            <w:shd w:val="clear" w:color="auto" w:fill="FFFFFF"/>
          </w:tcPr>
          <w:p w14:paraId="1E9CE3B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0415CC99" w14:textId="77777777">
              <w:tc>
                <w:tcPr>
                  <w:tcW w:w="1962" w:type="dxa"/>
                </w:tcPr>
                <w:p w14:paraId="03D901A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37214E8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3CDF8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FC4B72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8B21D2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C5FD78D" w14:textId="77777777">
              <w:tc>
                <w:tcPr>
                  <w:tcW w:w="1962" w:type="dxa"/>
                </w:tcPr>
                <w:p w14:paraId="5356B2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3FFC0D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38BAC9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1,000 mg</w:t>
                  </w:r>
                </w:p>
              </w:tc>
              <w:tc>
                <w:tcPr>
                  <w:tcW w:w="245" w:type="dxa"/>
                </w:tcPr>
                <w:p w14:paraId="6069E74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9DADD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[1,000 mg]   [10 mg/kg/dose]   [15 mg/kg/dose]</w:t>
                  </w:r>
                </w:p>
              </w:tc>
            </w:tr>
            <w:tr w:rsidR="00CB6859" w14:paraId="074C7334" w14:textId="77777777">
              <w:tc>
                <w:tcPr>
                  <w:tcW w:w="1962" w:type="dxa"/>
                  <w:tcBorders>
                    <w:top w:val="single" w:sz="8" w:space="0" w:color="AFAFAF"/>
                  </w:tcBorders>
                </w:tcPr>
                <w:p w14:paraId="43DD182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13F4B1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D58446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2E43EF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F4B50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44200840" w14:textId="77777777">
              <w:tc>
                <w:tcPr>
                  <w:tcW w:w="1962" w:type="dxa"/>
                  <w:tcBorders>
                    <w:top w:val="single" w:sz="8" w:space="0" w:color="AFAFAF"/>
                  </w:tcBorders>
                </w:tcPr>
                <w:p w14:paraId="1AEC344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729E964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8F91A9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177E984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EA4D22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33AB04F" w14:textId="77777777">
              <w:tc>
                <w:tcPr>
                  <w:tcW w:w="1962" w:type="dxa"/>
                  <w:tcBorders>
                    <w:top w:val="single" w:sz="8" w:space="0" w:color="AFAFAF"/>
                  </w:tcBorders>
                </w:tcPr>
                <w:p w14:paraId="1BE95B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626794E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AC7B76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45" w:type="dxa"/>
                  <w:tcBorders>
                    <w:top w:val="single" w:sz="8" w:space="0" w:color="AFAFAF"/>
                  </w:tcBorders>
                </w:tcPr>
                <w:p w14:paraId="1AD4F7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729374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CB6859" w14:paraId="048D2719" w14:textId="77777777">
              <w:tc>
                <w:tcPr>
                  <w:tcW w:w="1962" w:type="dxa"/>
                  <w:tcBorders>
                    <w:top w:val="single" w:sz="8" w:space="0" w:color="AFAFAF"/>
                  </w:tcBorders>
                </w:tcPr>
                <w:p w14:paraId="7D8A709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430DF29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91FD84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5B904B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5F5DF8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AE05CBF" w14:textId="77777777">
              <w:tc>
                <w:tcPr>
                  <w:tcW w:w="1962" w:type="dxa"/>
                  <w:tcBorders>
                    <w:top w:val="single" w:sz="8" w:space="0" w:color="AFAFAF"/>
                  </w:tcBorders>
                </w:tcPr>
                <w:p w14:paraId="3621908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40B21F2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C60DC2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AEB841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838173D"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C52E03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D6A0181" w14:textId="77777777" w:rsidTr="00255875">
        <w:trPr>
          <w:gridAfter w:val="3"/>
          <w:wAfter w:w="580" w:type="dxa"/>
          <w:cantSplit/>
        </w:trPr>
        <w:tc>
          <w:tcPr>
            <w:tcW w:w="115" w:type="dxa"/>
            <w:tcBorders>
              <w:top w:val="nil"/>
              <w:left w:val="single" w:sz="8" w:space="0" w:color="AFAFAF"/>
              <w:bottom w:val="nil"/>
              <w:right w:val="nil"/>
            </w:tcBorders>
          </w:tcPr>
          <w:p w14:paraId="61FEA2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00B8E80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0A9D5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E65912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tranexamic acid (CYKLOKAPRON) 1000 MG/100 mL NaCl 0.9% IV over 8 hours [179781]</w:t>
            </w:r>
          </w:p>
        </w:tc>
        <w:tc>
          <w:tcPr>
            <w:tcW w:w="345" w:type="dxa"/>
            <w:gridSpan w:val="2"/>
            <w:tcBorders>
              <w:top w:val="single" w:sz="8" w:space="0" w:color="AFAFAF"/>
              <w:left w:val="nil"/>
              <w:bottom w:val="nil"/>
              <w:right w:val="nil"/>
            </w:tcBorders>
            <w:shd w:val="clear" w:color="auto" w:fill="FFFFFF"/>
          </w:tcPr>
          <w:p w14:paraId="397F23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0DD94447" w14:textId="77777777">
              <w:tc>
                <w:tcPr>
                  <w:tcW w:w="1962" w:type="dxa"/>
                </w:tcPr>
                <w:p w14:paraId="5D7DAE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3999C2D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AD5CA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6B6AF7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97663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3BC2E53" w14:textId="77777777">
              <w:tc>
                <w:tcPr>
                  <w:tcW w:w="1962" w:type="dxa"/>
                </w:tcPr>
                <w:p w14:paraId="631D060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6B7CF0C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32E62B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1,000 mg</w:t>
                  </w:r>
                </w:p>
              </w:tc>
              <w:tc>
                <w:tcPr>
                  <w:tcW w:w="245" w:type="dxa"/>
                </w:tcPr>
                <w:p w14:paraId="158D6D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DBB41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[1,000 mg]   [10 mg/kg/dose]   [15 mg/kg/dose]</w:t>
                  </w:r>
                </w:p>
              </w:tc>
            </w:tr>
            <w:tr w:rsidR="00CB6859" w14:paraId="79F6AFD1" w14:textId="77777777">
              <w:tc>
                <w:tcPr>
                  <w:tcW w:w="1962" w:type="dxa"/>
                  <w:tcBorders>
                    <w:top w:val="single" w:sz="8" w:space="0" w:color="AFAFAF"/>
                  </w:tcBorders>
                </w:tcPr>
                <w:p w14:paraId="2549F77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21A6D3B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813E9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4EFBF4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2DD970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7C4BC20A" w14:textId="77777777">
              <w:tc>
                <w:tcPr>
                  <w:tcW w:w="1962" w:type="dxa"/>
                  <w:tcBorders>
                    <w:top w:val="single" w:sz="8" w:space="0" w:color="AFAFAF"/>
                  </w:tcBorders>
                </w:tcPr>
                <w:p w14:paraId="07C3D67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7F068E1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9859E1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560E7F8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53FD14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7D13FA1" w14:textId="77777777">
              <w:tc>
                <w:tcPr>
                  <w:tcW w:w="1962" w:type="dxa"/>
                  <w:tcBorders>
                    <w:top w:val="single" w:sz="8" w:space="0" w:color="AFAFAF"/>
                  </w:tcBorders>
                </w:tcPr>
                <w:p w14:paraId="015FFD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5A8D321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5C6F88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Starting H+10 Minutes For 1 Doses</w:t>
                  </w:r>
                </w:p>
              </w:tc>
              <w:tc>
                <w:tcPr>
                  <w:tcW w:w="245" w:type="dxa"/>
                  <w:tcBorders>
                    <w:top w:val="single" w:sz="8" w:space="0" w:color="AFAFAF"/>
                  </w:tcBorders>
                </w:tcPr>
                <w:p w14:paraId="6D39B22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97565D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CB6859" w14:paraId="536E311C" w14:textId="77777777">
              <w:tc>
                <w:tcPr>
                  <w:tcW w:w="1962" w:type="dxa"/>
                  <w:tcBorders>
                    <w:top w:val="single" w:sz="8" w:space="0" w:color="AFAFAF"/>
                  </w:tcBorders>
                </w:tcPr>
                <w:p w14:paraId="0182B86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0EE890F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B0D6BB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Administer over 8 hours</w:t>
                  </w:r>
                </w:p>
              </w:tc>
              <w:tc>
                <w:tcPr>
                  <w:tcW w:w="245" w:type="dxa"/>
                  <w:tcBorders>
                    <w:top w:val="single" w:sz="8" w:space="0" w:color="AFAFAF"/>
                  </w:tcBorders>
                </w:tcPr>
                <w:p w14:paraId="1CEAC5C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5B2478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E012167" w14:textId="77777777">
              <w:tc>
                <w:tcPr>
                  <w:tcW w:w="1962" w:type="dxa"/>
                  <w:tcBorders>
                    <w:top w:val="single" w:sz="8" w:space="0" w:color="AFAFAF"/>
                  </w:tcBorders>
                </w:tcPr>
                <w:p w14:paraId="455EF08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663EB12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E1F08E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7A530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73BD902"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1C6B5A0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49B6242" w14:textId="77777777" w:rsidTr="00255875">
        <w:trPr>
          <w:gridAfter w:val="1"/>
          <w:wAfter w:w="118" w:type="dxa"/>
          <w:cantSplit/>
        </w:trPr>
        <w:tc>
          <w:tcPr>
            <w:tcW w:w="115" w:type="dxa"/>
            <w:tcBorders>
              <w:top w:val="nil"/>
              <w:left w:val="single" w:sz="8" w:space="0" w:color="AFAFAF"/>
              <w:bottom w:val="nil"/>
              <w:right w:val="nil"/>
            </w:tcBorders>
          </w:tcPr>
          <w:p w14:paraId="46C8A3D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1A41E0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6C4B51F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2095776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2112AD9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7FD2276" w14:textId="77777777" w:rsidTr="00255875">
        <w:tc>
          <w:tcPr>
            <w:tcW w:w="115" w:type="dxa"/>
            <w:tcBorders>
              <w:top w:val="nil"/>
              <w:left w:val="single" w:sz="8" w:space="0" w:color="AFAFAF"/>
              <w:bottom w:val="nil"/>
              <w:right w:val="nil"/>
            </w:tcBorders>
          </w:tcPr>
          <w:p w14:paraId="38157257"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29D050D1"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37B93A44"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5B892255" w14:textId="77777777" w:rsidTr="00255875">
        <w:trPr>
          <w:gridAfter w:val="1"/>
          <w:wAfter w:w="118" w:type="dxa"/>
          <w:cantSplit/>
        </w:trPr>
        <w:tc>
          <w:tcPr>
            <w:tcW w:w="115" w:type="dxa"/>
            <w:tcBorders>
              <w:top w:val="nil"/>
              <w:left w:val="single" w:sz="8" w:space="0" w:color="AFAFAF"/>
              <w:bottom w:val="nil"/>
              <w:right w:val="nil"/>
            </w:tcBorders>
          </w:tcPr>
          <w:p w14:paraId="251FE7F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shd w:val="clear" w:color="auto" w:fill="000080"/>
          </w:tcPr>
          <w:p w14:paraId="5412425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FFFFFF"/>
                <w:sz w:val="28"/>
                <w:szCs w:val="28"/>
              </w:rPr>
              <w:t>ANTIPLATELET-RELATED HEMORRHAGE</w:t>
            </w:r>
          </w:p>
        </w:tc>
      </w:tr>
      <w:tr w:rsidR="00CB6859" w14:paraId="5FD8C6BB" w14:textId="77777777" w:rsidTr="00255875">
        <w:tc>
          <w:tcPr>
            <w:tcW w:w="115" w:type="dxa"/>
            <w:tcBorders>
              <w:top w:val="nil"/>
              <w:left w:val="single" w:sz="8" w:space="0" w:color="AFAFAF"/>
              <w:bottom w:val="nil"/>
              <w:right w:val="nil"/>
            </w:tcBorders>
          </w:tcPr>
          <w:p w14:paraId="36F6FF54"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289" w:type="dxa"/>
            <w:gridSpan w:val="12"/>
            <w:tcBorders>
              <w:top w:val="nil"/>
              <w:left w:val="nil"/>
              <w:bottom w:val="nil"/>
              <w:right w:val="nil"/>
            </w:tcBorders>
          </w:tcPr>
          <w:p w14:paraId="3CAE1B4C"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8" w:type="dxa"/>
            <w:tcBorders>
              <w:top w:val="nil"/>
              <w:left w:val="nil"/>
              <w:bottom w:val="nil"/>
              <w:right w:val="nil"/>
            </w:tcBorders>
          </w:tcPr>
          <w:p w14:paraId="7E5A0E05"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r>
      <w:tr w:rsidR="00CB6859" w14:paraId="0C32D23A" w14:textId="77777777" w:rsidTr="00255875">
        <w:trPr>
          <w:gridAfter w:val="1"/>
          <w:wAfter w:w="118" w:type="dxa"/>
          <w:cantSplit/>
        </w:trPr>
        <w:tc>
          <w:tcPr>
            <w:tcW w:w="115" w:type="dxa"/>
            <w:tcBorders>
              <w:top w:val="nil"/>
              <w:left w:val="single" w:sz="8" w:space="0" w:color="AFAFAF"/>
              <w:bottom w:val="nil"/>
              <w:right w:val="nil"/>
            </w:tcBorders>
          </w:tcPr>
          <w:p w14:paraId="1A4CE9F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shd w:val="clear" w:color="auto" w:fill="000080"/>
          </w:tcPr>
          <w:p w14:paraId="13B7C5F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FFFFFF"/>
                <w:sz w:val="28"/>
                <w:szCs w:val="28"/>
              </w:rPr>
              <w:t>MANAGEMENT OF LIFE-THREATENING BLEED ON WARFARIN USING HUMAN PROTHROMBIN COMPLEX (KCENTRA)  **PREFERRED** [Click here to view]</w:t>
            </w:r>
          </w:p>
        </w:tc>
      </w:tr>
      <w:tr w:rsidR="00CB6859" w14:paraId="1ADC3AA9" w14:textId="77777777" w:rsidTr="00255875">
        <w:tc>
          <w:tcPr>
            <w:tcW w:w="115" w:type="dxa"/>
            <w:tcBorders>
              <w:top w:val="nil"/>
              <w:left w:val="single" w:sz="8" w:space="0" w:color="AFAFAF"/>
              <w:bottom w:val="nil"/>
              <w:right w:val="nil"/>
            </w:tcBorders>
          </w:tcPr>
          <w:p w14:paraId="14B7BCB6"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289" w:type="dxa"/>
            <w:gridSpan w:val="12"/>
            <w:tcBorders>
              <w:top w:val="nil"/>
              <w:left w:val="nil"/>
              <w:bottom w:val="nil"/>
              <w:right w:val="nil"/>
            </w:tcBorders>
          </w:tcPr>
          <w:p w14:paraId="67CF4A16"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8" w:type="dxa"/>
            <w:tcBorders>
              <w:top w:val="nil"/>
              <w:left w:val="nil"/>
              <w:bottom w:val="nil"/>
              <w:right w:val="nil"/>
            </w:tcBorders>
          </w:tcPr>
          <w:p w14:paraId="165A2222"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r>
      <w:tr w:rsidR="00CB6859" w14:paraId="0CA2B11D" w14:textId="77777777" w:rsidTr="00255875">
        <w:trPr>
          <w:gridAfter w:val="1"/>
          <w:wAfter w:w="118" w:type="dxa"/>
          <w:cantSplit/>
        </w:trPr>
        <w:tc>
          <w:tcPr>
            <w:tcW w:w="115" w:type="dxa"/>
            <w:tcBorders>
              <w:top w:val="nil"/>
              <w:left w:val="single" w:sz="8" w:space="0" w:color="AFAFAF"/>
              <w:bottom w:val="nil"/>
              <w:right w:val="nil"/>
            </w:tcBorders>
          </w:tcPr>
          <w:p w14:paraId="0DC323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123EC1E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Select One of the Order Panels Below Based on Pretreatment INR: (Single Response) [204002]</w:t>
            </w:r>
          </w:p>
        </w:tc>
      </w:tr>
      <w:tr w:rsidR="00CB6859" w14:paraId="3EA5F7AE" w14:textId="77777777" w:rsidTr="00255875">
        <w:trPr>
          <w:gridAfter w:val="1"/>
          <w:wAfter w:w="118" w:type="dxa"/>
          <w:cantSplit/>
        </w:trPr>
        <w:tc>
          <w:tcPr>
            <w:tcW w:w="115" w:type="dxa"/>
            <w:tcBorders>
              <w:top w:val="nil"/>
              <w:left w:val="single" w:sz="8" w:space="0" w:color="AFAFAF"/>
              <w:bottom w:val="nil"/>
              <w:right w:val="nil"/>
            </w:tcBorders>
          </w:tcPr>
          <w:p w14:paraId="58715D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nil"/>
              <w:bottom w:val="nil"/>
              <w:right w:val="nil"/>
            </w:tcBorders>
          </w:tcPr>
          <w:p w14:paraId="1017524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828" w:type="dxa"/>
            <w:gridSpan w:val="10"/>
            <w:tcBorders>
              <w:top w:val="nil"/>
              <w:left w:val="nil"/>
              <w:bottom w:val="nil"/>
              <w:right w:val="nil"/>
            </w:tcBorders>
          </w:tcPr>
          <w:p w14:paraId="69BBA4E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Please do not modify the defaults in the KCentra orders below.</w:t>
            </w:r>
          </w:p>
          <w:p w14:paraId="5EB17C6B" w14:textId="77777777" w:rsidR="00CB6859" w:rsidRDefault="00CB6859">
            <w:pPr>
              <w:widowControl w:val="0"/>
              <w:autoSpaceDE w:val="0"/>
              <w:autoSpaceDN w:val="0"/>
              <w:adjustRightInd w:val="0"/>
              <w:spacing w:after="0" w:line="240" w:lineRule="auto"/>
              <w:rPr>
                <w:rFonts w:ascii="Arial" w:hAnsi="Arial" w:cs="Arial"/>
                <w:sz w:val="20"/>
                <w:szCs w:val="20"/>
              </w:rPr>
            </w:pPr>
          </w:p>
          <w:p w14:paraId="59FEFA8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Pretreatment INR 2 to less than 4:  25 units/kg/dose (Max: 2500 units) is infused over 15 minutes.</w:t>
            </w:r>
          </w:p>
          <w:p w14:paraId="25DEB95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Pretreatment INR 4 - 6:   35 units/kg/dose (Max: 3500 units) is infused over 25 minutes.</w:t>
            </w:r>
          </w:p>
          <w:p w14:paraId="6C79B27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Pretreatment INR greater than 6:   50 units/kg/dose (Max: 5000 units) is infused over 30 minutes.</w:t>
            </w:r>
          </w:p>
          <w:p w14:paraId="13C19532" w14:textId="77777777" w:rsidR="00CB6859" w:rsidRDefault="00CB6859">
            <w:pPr>
              <w:widowControl w:val="0"/>
              <w:autoSpaceDE w:val="0"/>
              <w:autoSpaceDN w:val="0"/>
              <w:adjustRightInd w:val="0"/>
              <w:spacing w:after="0" w:line="240" w:lineRule="auto"/>
              <w:rPr>
                <w:rFonts w:ascii="Arial" w:hAnsi="Arial" w:cs="Arial"/>
                <w:sz w:val="20"/>
                <w:szCs w:val="20"/>
              </w:rPr>
            </w:pPr>
          </w:p>
          <w:p w14:paraId="048557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The Duration of administration has been standardized for each weight-based dose.</w:t>
            </w:r>
          </w:p>
          <w:p w14:paraId="0A83A676" w14:textId="77777777" w:rsidR="00CB6859" w:rsidRDefault="00CB6859">
            <w:pPr>
              <w:widowControl w:val="0"/>
              <w:autoSpaceDE w:val="0"/>
              <w:autoSpaceDN w:val="0"/>
              <w:adjustRightInd w:val="0"/>
              <w:spacing w:after="0" w:line="240" w:lineRule="auto"/>
              <w:rPr>
                <w:rFonts w:ascii="Arial" w:hAnsi="Arial" w:cs="Arial"/>
                <w:sz w:val="20"/>
                <w:szCs w:val="20"/>
              </w:rPr>
            </w:pPr>
          </w:p>
          <w:p w14:paraId="7795A43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31" w:type="dxa"/>
            <w:tcBorders>
              <w:top w:val="nil"/>
              <w:left w:val="nil"/>
              <w:bottom w:val="nil"/>
              <w:right w:val="nil"/>
            </w:tcBorders>
          </w:tcPr>
          <w:p w14:paraId="42C9469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34F3634" w14:textId="77777777" w:rsidTr="00255875">
        <w:tc>
          <w:tcPr>
            <w:tcW w:w="115" w:type="dxa"/>
            <w:tcBorders>
              <w:top w:val="nil"/>
              <w:left w:val="single" w:sz="8" w:space="0" w:color="AFAFAF"/>
              <w:bottom w:val="nil"/>
              <w:right w:val="nil"/>
            </w:tcBorders>
          </w:tcPr>
          <w:p w14:paraId="001BAC7A"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40B464C4"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638A7FA1"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61EE58BA" w14:textId="77777777" w:rsidTr="00255875">
        <w:trPr>
          <w:cantSplit/>
        </w:trPr>
        <w:tc>
          <w:tcPr>
            <w:tcW w:w="115" w:type="dxa"/>
            <w:tcBorders>
              <w:top w:val="nil"/>
              <w:left w:val="single" w:sz="8" w:space="0" w:color="AFAFAF"/>
              <w:bottom w:val="nil"/>
              <w:right w:val="nil"/>
            </w:tcBorders>
          </w:tcPr>
          <w:p w14:paraId="20DF46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3096EB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28D671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WARFARIN EMERGENCY REVERSAL ORDERS for PRETREATMENT INR 2 to less than 4:  human prothrombin complex (KCENTRA) 25 UNITS/KG/DOSE (Max: 2500 units) + vitamin K 10 MG IVPB + repeat INR IP SCAL [204003]</w:t>
            </w:r>
          </w:p>
        </w:tc>
        <w:tc>
          <w:tcPr>
            <w:tcW w:w="345" w:type="dxa"/>
            <w:tcBorders>
              <w:top w:val="single" w:sz="8" w:space="0" w:color="AFAFAF"/>
              <w:left w:val="nil"/>
              <w:bottom w:val="nil"/>
              <w:right w:val="nil"/>
            </w:tcBorders>
            <w:shd w:val="clear" w:color="auto" w:fill="FFFFFF"/>
          </w:tcPr>
          <w:p w14:paraId="45CF5AC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3EDA90B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4B41F1B" w14:textId="77777777" w:rsidTr="00255875">
        <w:trPr>
          <w:gridAfter w:val="3"/>
          <w:wAfter w:w="580" w:type="dxa"/>
          <w:cantSplit/>
        </w:trPr>
        <w:tc>
          <w:tcPr>
            <w:tcW w:w="115" w:type="dxa"/>
            <w:tcBorders>
              <w:top w:val="nil"/>
              <w:left w:val="single" w:sz="8" w:space="0" w:color="AFAFAF"/>
              <w:bottom w:val="nil"/>
              <w:right w:val="nil"/>
            </w:tcBorders>
          </w:tcPr>
          <w:p w14:paraId="0FCEC3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0A391B2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4BD2B4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D647C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human prothrombin complex (KCENTRA) 25 UNITS/KG/DOSE IV (Maximum: 2500 UNITS/DOSE)   (intracranial hemorrhage, life, or limb threatening bleeds ONLY) [185712]</w:t>
            </w:r>
          </w:p>
        </w:tc>
        <w:tc>
          <w:tcPr>
            <w:tcW w:w="345" w:type="dxa"/>
            <w:gridSpan w:val="2"/>
            <w:tcBorders>
              <w:top w:val="single" w:sz="8" w:space="0" w:color="AFAFAF"/>
              <w:left w:val="nil"/>
              <w:bottom w:val="nil"/>
              <w:right w:val="nil"/>
            </w:tcBorders>
            <w:shd w:val="clear" w:color="auto" w:fill="FFFFFF"/>
          </w:tcPr>
          <w:p w14:paraId="430281D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744CE87B" w14:textId="77777777">
              <w:tc>
                <w:tcPr>
                  <w:tcW w:w="1962" w:type="dxa"/>
                </w:tcPr>
                <w:p w14:paraId="523B574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4990915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A24A02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A21DBE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FFEFD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88C229B" w14:textId="77777777">
              <w:tc>
                <w:tcPr>
                  <w:tcW w:w="1962" w:type="dxa"/>
                </w:tcPr>
                <w:p w14:paraId="457FA53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4CF192B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A96FDC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25 Units/kg/dose (Max: 2,500 Units)</w:t>
                  </w:r>
                </w:p>
              </w:tc>
              <w:tc>
                <w:tcPr>
                  <w:tcW w:w="245" w:type="dxa"/>
                </w:tcPr>
                <w:p w14:paraId="3D92A0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D13B82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[25 Units/kg/dose]   [35 Units/kg/dose]   [50 Units/kg/dose]</w:t>
                  </w:r>
                </w:p>
              </w:tc>
            </w:tr>
            <w:tr w:rsidR="00CB6859" w14:paraId="34289D7E" w14:textId="77777777">
              <w:tc>
                <w:tcPr>
                  <w:tcW w:w="1962" w:type="dxa"/>
                  <w:tcBorders>
                    <w:top w:val="single" w:sz="8" w:space="0" w:color="AFAFAF"/>
                  </w:tcBorders>
                </w:tcPr>
                <w:p w14:paraId="731872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0BFB915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D0325E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0CD1AEF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332EFD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241BC04F" w14:textId="77777777">
              <w:tc>
                <w:tcPr>
                  <w:tcW w:w="1962" w:type="dxa"/>
                  <w:tcBorders>
                    <w:top w:val="single" w:sz="8" w:space="0" w:color="AFAFAF"/>
                  </w:tcBorders>
                </w:tcPr>
                <w:p w14:paraId="152ECB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3F30C1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C7F67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4EBBAC1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0C6579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123E655" w14:textId="77777777">
              <w:tc>
                <w:tcPr>
                  <w:tcW w:w="1962" w:type="dxa"/>
                  <w:tcBorders>
                    <w:top w:val="single" w:sz="8" w:space="0" w:color="AFAFAF"/>
                  </w:tcBorders>
                </w:tcPr>
                <w:p w14:paraId="57AD58D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3036D8A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32315C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34073E3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4EADCC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CB6859" w14:paraId="4E52550A" w14:textId="77777777">
              <w:tc>
                <w:tcPr>
                  <w:tcW w:w="1962" w:type="dxa"/>
                  <w:tcBorders>
                    <w:top w:val="single" w:sz="8" w:space="0" w:color="AFAFAF"/>
                  </w:tcBorders>
                </w:tcPr>
                <w:p w14:paraId="2947F4E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488B8B0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C61531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CBDD1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927938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7162187" w14:textId="77777777">
              <w:tc>
                <w:tcPr>
                  <w:tcW w:w="1962" w:type="dxa"/>
                  <w:tcBorders>
                    <w:top w:val="single" w:sz="8" w:space="0" w:color="AFAFAF"/>
                  </w:tcBorders>
                </w:tcPr>
                <w:p w14:paraId="47953BA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431F038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7D8692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445EB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95D3062"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711108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A61EC6B" w14:textId="77777777" w:rsidTr="00255875">
        <w:trPr>
          <w:gridAfter w:val="3"/>
          <w:wAfter w:w="580" w:type="dxa"/>
          <w:cantSplit/>
        </w:trPr>
        <w:tc>
          <w:tcPr>
            <w:tcW w:w="115" w:type="dxa"/>
            <w:tcBorders>
              <w:top w:val="nil"/>
              <w:left w:val="single" w:sz="8" w:space="0" w:color="AFAFAF"/>
              <w:bottom w:val="nil"/>
              <w:right w:val="nil"/>
            </w:tcBorders>
          </w:tcPr>
          <w:p w14:paraId="5D19FF4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496381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0966B19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43B6C6E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vitamin K (AQUA-MEPHYTON) 10 MG IVPB [66281]</w:t>
            </w:r>
          </w:p>
        </w:tc>
        <w:tc>
          <w:tcPr>
            <w:tcW w:w="345" w:type="dxa"/>
            <w:gridSpan w:val="2"/>
            <w:tcBorders>
              <w:top w:val="single" w:sz="8" w:space="0" w:color="AFAFAF"/>
              <w:left w:val="nil"/>
              <w:bottom w:val="nil"/>
              <w:right w:val="nil"/>
            </w:tcBorders>
            <w:shd w:val="clear" w:color="auto" w:fill="FFFFFF"/>
          </w:tcPr>
          <w:p w14:paraId="55F9E4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2A17EDBD" w14:textId="77777777">
              <w:tc>
                <w:tcPr>
                  <w:tcW w:w="1962" w:type="dxa"/>
                </w:tcPr>
                <w:p w14:paraId="6EC13A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05E78B3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ED3DF8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4133C4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9FE413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94DDC52" w14:textId="77777777">
              <w:tc>
                <w:tcPr>
                  <w:tcW w:w="1962" w:type="dxa"/>
                </w:tcPr>
                <w:p w14:paraId="730825B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1A9C480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8833C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5DC380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033AB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 mg]   [2.5 mg]   [5 mg]   [10 mg]</w:t>
                  </w:r>
                </w:p>
              </w:tc>
            </w:tr>
            <w:tr w:rsidR="00CB6859" w14:paraId="1A5BA321" w14:textId="77777777">
              <w:tc>
                <w:tcPr>
                  <w:tcW w:w="1962" w:type="dxa"/>
                  <w:tcBorders>
                    <w:top w:val="single" w:sz="8" w:space="0" w:color="AFAFAF"/>
                  </w:tcBorders>
                </w:tcPr>
                <w:p w14:paraId="4B0A12C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5C7F1F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3F10EB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21CD7A4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2D82D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3669D005" w14:textId="77777777">
              <w:tc>
                <w:tcPr>
                  <w:tcW w:w="1962" w:type="dxa"/>
                  <w:tcBorders>
                    <w:top w:val="single" w:sz="8" w:space="0" w:color="AFAFAF"/>
                  </w:tcBorders>
                </w:tcPr>
                <w:p w14:paraId="488DE57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06A8836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9C5243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6B0A1A4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D9E212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3ECA094" w14:textId="77777777">
              <w:tc>
                <w:tcPr>
                  <w:tcW w:w="1962" w:type="dxa"/>
                  <w:tcBorders>
                    <w:top w:val="single" w:sz="8" w:space="0" w:color="AFAFAF"/>
                  </w:tcBorders>
                </w:tcPr>
                <w:p w14:paraId="145E325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7CBE54B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CC4451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009BA37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DDB5F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[Daily]</w:t>
                  </w:r>
                </w:p>
              </w:tc>
            </w:tr>
            <w:tr w:rsidR="00CB6859" w14:paraId="751111BA" w14:textId="77777777">
              <w:tc>
                <w:tcPr>
                  <w:tcW w:w="1962" w:type="dxa"/>
                  <w:tcBorders>
                    <w:top w:val="single" w:sz="8" w:space="0" w:color="AFAFAF"/>
                  </w:tcBorders>
                </w:tcPr>
                <w:p w14:paraId="77D9076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5BFD2E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AF1379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phytonadione = vitamin K1</w:t>
                  </w:r>
                </w:p>
              </w:tc>
              <w:tc>
                <w:tcPr>
                  <w:tcW w:w="245" w:type="dxa"/>
                  <w:tcBorders>
                    <w:top w:val="single" w:sz="8" w:space="0" w:color="AFAFAF"/>
                  </w:tcBorders>
                </w:tcPr>
                <w:p w14:paraId="32EE62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E43409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3911EB3" w14:textId="77777777">
              <w:tc>
                <w:tcPr>
                  <w:tcW w:w="1962" w:type="dxa"/>
                  <w:tcBorders>
                    <w:top w:val="single" w:sz="8" w:space="0" w:color="AFAFAF"/>
                  </w:tcBorders>
                </w:tcPr>
                <w:p w14:paraId="2AE213F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3E24CD4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4E357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0A8A8D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16179FA"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153795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56FD720" w14:textId="77777777" w:rsidTr="00255875">
        <w:trPr>
          <w:gridAfter w:val="3"/>
          <w:wAfter w:w="580" w:type="dxa"/>
          <w:cantSplit/>
        </w:trPr>
        <w:tc>
          <w:tcPr>
            <w:tcW w:w="115" w:type="dxa"/>
            <w:tcBorders>
              <w:top w:val="nil"/>
              <w:left w:val="single" w:sz="8" w:space="0" w:color="AFAFAF"/>
              <w:bottom w:val="nil"/>
              <w:right w:val="nil"/>
            </w:tcBorders>
          </w:tcPr>
          <w:p w14:paraId="79B7B67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17DFB4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C27A7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845B5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INR [85610B]</w:t>
            </w:r>
          </w:p>
        </w:tc>
        <w:tc>
          <w:tcPr>
            <w:tcW w:w="345" w:type="dxa"/>
            <w:gridSpan w:val="2"/>
            <w:tcBorders>
              <w:top w:val="single" w:sz="8" w:space="0" w:color="AFAFAF"/>
              <w:left w:val="nil"/>
              <w:bottom w:val="nil"/>
              <w:right w:val="nil"/>
            </w:tcBorders>
            <w:shd w:val="clear" w:color="auto" w:fill="FFFFFF"/>
          </w:tcPr>
          <w:p w14:paraId="4549354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03C5C28B" w14:textId="77777777">
              <w:tc>
                <w:tcPr>
                  <w:tcW w:w="1962" w:type="dxa"/>
                </w:tcPr>
                <w:p w14:paraId="248E74C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0823042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262604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31421B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65D48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5DE390B" w14:textId="77777777">
              <w:tc>
                <w:tcPr>
                  <w:tcW w:w="1962" w:type="dxa"/>
                </w:tcPr>
                <w:p w14:paraId="54C4FD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243FE6C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28486D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Timing Critical</w:t>
                  </w:r>
                </w:p>
              </w:tc>
              <w:tc>
                <w:tcPr>
                  <w:tcW w:w="245" w:type="dxa"/>
                </w:tcPr>
                <w:p w14:paraId="7135517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258477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3D0B899F" w14:textId="77777777">
              <w:tc>
                <w:tcPr>
                  <w:tcW w:w="1962" w:type="dxa"/>
                  <w:tcBorders>
                    <w:top w:val="single" w:sz="8" w:space="0" w:color="AFAFAF"/>
                  </w:tcBorders>
                </w:tcPr>
                <w:p w14:paraId="193F407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2A98535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0C323F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94703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452F19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17B44A9" w14:textId="77777777">
              <w:tc>
                <w:tcPr>
                  <w:tcW w:w="1962" w:type="dxa"/>
                  <w:tcBorders>
                    <w:top w:val="single" w:sz="8" w:space="0" w:color="AFAFAF"/>
                  </w:tcBorders>
                </w:tcPr>
                <w:p w14:paraId="7EAB691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0EB400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C04B1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45" w:type="dxa"/>
                  <w:tcBorders>
                    <w:top w:val="single" w:sz="8" w:space="0" w:color="AFAFAF"/>
                  </w:tcBorders>
                </w:tcPr>
                <w:p w14:paraId="4B23DE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A24667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[qAM]   [Tom AM]   [q other AM]</w:t>
                  </w:r>
                </w:p>
              </w:tc>
            </w:tr>
            <w:tr w:rsidR="00CB6859" w14:paraId="6D9EE6DD" w14:textId="77777777">
              <w:tc>
                <w:tcPr>
                  <w:tcW w:w="1962" w:type="dxa"/>
                  <w:tcBorders>
                    <w:top w:val="single" w:sz="8" w:space="0" w:color="AFAFAF"/>
                  </w:tcBorders>
                </w:tcPr>
                <w:p w14:paraId="1105DD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28FD93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31887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7F03F6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611380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428EBA26" w14:textId="77777777">
              <w:tc>
                <w:tcPr>
                  <w:tcW w:w="1962" w:type="dxa"/>
                  <w:tcBorders>
                    <w:top w:val="single" w:sz="8" w:space="0" w:color="AFAFAF"/>
                  </w:tcBorders>
                </w:tcPr>
                <w:p w14:paraId="040B9E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4CC5C1A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9A3D6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7D65DF7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83C0B6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3738F1AB" w14:textId="77777777">
              <w:tc>
                <w:tcPr>
                  <w:tcW w:w="1962" w:type="dxa"/>
                  <w:tcBorders>
                    <w:top w:val="single" w:sz="8" w:space="0" w:color="AFAFAF"/>
                  </w:tcBorders>
                </w:tcPr>
                <w:p w14:paraId="788819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1836BC8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6EA692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To be drawn 30 MINUTES POST human prothrombin complex (KCENTRA) infusion.</w:t>
                  </w:r>
                </w:p>
              </w:tc>
              <w:tc>
                <w:tcPr>
                  <w:tcW w:w="245" w:type="dxa"/>
                  <w:tcBorders>
                    <w:top w:val="single" w:sz="8" w:space="0" w:color="AFAFAF"/>
                  </w:tcBorders>
                </w:tcPr>
                <w:p w14:paraId="69D17B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474FDC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14A3752" w14:textId="77777777">
              <w:tc>
                <w:tcPr>
                  <w:tcW w:w="1962" w:type="dxa"/>
                  <w:tcBorders>
                    <w:top w:val="single" w:sz="8" w:space="0" w:color="AFAFAF"/>
                  </w:tcBorders>
                </w:tcPr>
                <w:p w14:paraId="1E9C0B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636A95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AF79F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8B5BA2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EB3C2EF"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77391F3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4DD4CD0" w14:textId="77777777" w:rsidTr="00255875">
        <w:trPr>
          <w:cantSplit/>
        </w:trPr>
        <w:tc>
          <w:tcPr>
            <w:tcW w:w="115" w:type="dxa"/>
            <w:tcBorders>
              <w:top w:val="nil"/>
              <w:left w:val="single" w:sz="8" w:space="0" w:color="AFAFAF"/>
              <w:bottom w:val="nil"/>
              <w:right w:val="nil"/>
            </w:tcBorders>
          </w:tcPr>
          <w:p w14:paraId="0E9CC5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2F53DE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3F7CA5D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WARFARIN EMERGENCY REVERSAL ORDERS for PRETREATMENT INR 4 to 6:  human prothrombin complex (KCENTRA) 35 UNITS/KG/DOSE (Max: 3500 units) + vitamin K 10 MG IVPB + repeat INR IP SCAL [204004]</w:t>
            </w:r>
          </w:p>
        </w:tc>
        <w:tc>
          <w:tcPr>
            <w:tcW w:w="345" w:type="dxa"/>
            <w:tcBorders>
              <w:top w:val="single" w:sz="8" w:space="0" w:color="AFAFAF"/>
              <w:left w:val="nil"/>
              <w:bottom w:val="nil"/>
              <w:right w:val="nil"/>
            </w:tcBorders>
            <w:shd w:val="clear" w:color="auto" w:fill="FFFFFF"/>
          </w:tcPr>
          <w:p w14:paraId="2BF443B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54D685F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E58BA0C" w14:textId="77777777" w:rsidTr="00255875">
        <w:trPr>
          <w:gridAfter w:val="3"/>
          <w:wAfter w:w="580" w:type="dxa"/>
          <w:cantSplit/>
        </w:trPr>
        <w:tc>
          <w:tcPr>
            <w:tcW w:w="115" w:type="dxa"/>
            <w:tcBorders>
              <w:top w:val="nil"/>
              <w:left w:val="single" w:sz="8" w:space="0" w:color="AFAFAF"/>
              <w:bottom w:val="nil"/>
              <w:right w:val="nil"/>
            </w:tcBorders>
          </w:tcPr>
          <w:p w14:paraId="78D88E5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26DA9EF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C10418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06AE471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human prothrombin complex (KCENTRA) 35 UNITS/KG/DOSE IV (Maximum: 3500 UNITS/DOSE)  (intracranial hemorrhage, life, or limb threatening bleeds ONLY) [185712]</w:t>
            </w:r>
          </w:p>
        </w:tc>
        <w:tc>
          <w:tcPr>
            <w:tcW w:w="345" w:type="dxa"/>
            <w:gridSpan w:val="2"/>
            <w:tcBorders>
              <w:top w:val="single" w:sz="8" w:space="0" w:color="AFAFAF"/>
              <w:left w:val="nil"/>
              <w:bottom w:val="nil"/>
              <w:right w:val="nil"/>
            </w:tcBorders>
            <w:shd w:val="clear" w:color="auto" w:fill="FFFFFF"/>
          </w:tcPr>
          <w:p w14:paraId="66EAD51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1FE7F386" w14:textId="77777777">
              <w:tc>
                <w:tcPr>
                  <w:tcW w:w="1962" w:type="dxa"/>
                </w:tcPr>
                <w:p w14:paraId="59FCA31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4C0AD4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676A1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01A2D8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27526B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D8DBBF5" w14:textId="77777777">
              <w:tc>
                <w:tcPr>
                  <w:tcW w:w="1962" w:type="dxa"/>
                </w:tcPr>
                <w:p w14:paraId="20762D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70C22E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48154C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35 Units/kg/dose (Max: 3,500 Units)</w:t>
                  </w:r>
                </w:p>
              </w:tc>
              <w:tc>
                <w:tcPr>
                  <w:tcW w:w="245" w:type="dxa"/>
                </w:tcPr>
                <w:p w14:paraId="509E49E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3862D8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[25 Units/kg/dose]   [35 Units/kg/dose]   [50 Units/kg/dose]</w:t>
                  </w:r>
                </w:p>
              </w:tc>
            </w:tr>
            <w:tr w:rsidR="00CB6859" w14:paraId="30CA8443" w14:textId="77777777">
              <w:tc>
                <w:tcPr>
                  <w:tcW w:w="1962" w:type="dxa"/>
                  <w:tcBorders>
                    <w:top w:val="single" w:sz="8" w:space="0" w:color="AFAFAF"/>
                  </w:tcBorders>
                </w:tcPr>
                <w:p w14:paraId="3170820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4438AF6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DAD644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0FED90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7D4FBB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6F864BC5" w14:textId="77777777">
              <w:tc>
                <w:tcPr>
                  <w:tcW w:w="1962" w:type="dxa"/>
                  <w:tcBorders>
                    <w:top w:val="single" w:sz="8" w:space="0" w:color="AFAFAF"/>
                  </w:tcBorders>
                </w:tcPr>
                <w:p w14:paraId="6440C8D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2464E8E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E47736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26232AE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E32D79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27E11BD" w14:textId="77777777">
              <w:tc>
                <w:tcPr>
                  <w:tcW w:w="1962" w:type="dxa"/>
                  <w:tcBorders>
                    <w:top w:val="single" w:sz="8" w:space="0" w:color="AFAFAF"/>
                  </w:tcBorders>
                </w:tcPr>
                <w:p w14:paraId="0E15A5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6F6AA1F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8D384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159A75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1A719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CB6859" w14:paraId="57874137" w14:textId="77777777">
              <w:tc>
                <w:tcPr>
                  <w:tcW w:w="1962" w:type="dxa"/>
                  <w:tcBorders>
                    <w:top w:val="single" w:sz="8" w:space="0" w:color="AFAFAF"/>
                  </w:tcBorders>
                </w:tcPr>
                <w:p w14:paraId="197B6E8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2F4D10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A8B8DA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6C604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59746E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DDC1535" w14:textId="77777777">
              <w:tc>
                <w:tcPr>
                  <w:tcW w:w="1962" w:type="dxa"/>
                  <w:tcBorders>
                    <w:top w:val="single" w:sz="8" w:space="0" w:color="AFAFAF"/>
                  </w:tcBorders>
                </w:tcPr>
                <w:p w14:paraId="7ADDB12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5E1D44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39A4B3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14359A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FD29CF3"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0F2660B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9DEBBD3" w14:textId="77777777" w:rsidTr="00255875">
        <w:trPr>
          <w:gridAfter w:val="3"/>
          <w:wAfter w:w="580" w:type="dxa"/>
          <w:cantSplit/>
        </w:trPr>
        <w:tc>
          <w:tcPr>
            <w:tcW w:w="115" w:type="dxa"/>
            <w:tcBorders>
              <w:top w:val="nil"/>
              <w:left w:val="single" w:sz="8" w:space="0" w:color="AFAFAF"/>
              <w:bottom w:val="nil"/>
              <w:right w:val="nil"/>
            </w:tcBorders>
          </w:tcPr>
          <w:p w14:paraId="3CE6445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68D8793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3B0563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EE7ED7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vitamin K (AQUA-MEPHYTON) 10 MG IVPB [66281]</w:t>
            </w:r>
          </w:p>
        </w:tc>
        <w:tc>
          <w:tcPr>
            <w:tcW w:w="345" w:type="dxa"/>
            <w:gridSpan w:val="2"/>
            <w:tcBorders>
              <w:top w:val="single" w:sz="8" w:space="0" w:color="AFAFAF"/>
              <w:left w:val="nil"/>
              <w:bottom w:val="nil"/>
              <w:right w:val="nil"/>
            </w:tcBorders>
            <w:shd w:val="clear" w:color="auto" w:fill="FFFFFF"/>
          </w:tcPr>
          <w:p w14:paraId="128CFF1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002F13C1" w14:textId="77777777">
              <w:tc>
                <w:tcPr>
                  <w:tcW w:w="1962" w:type="dxa"/>
                </w:tcPr>
                <w:p w14:paraId="4623C71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65988E3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895F4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BC38FC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86E729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AD5858F" w14:textId="77777777">
              <w:tc>
                <w:tcPr>
                  <w:tcW w:w="1962" w:type="dxa"/>
                </w:tcPr>
                <w:p w14:paraId="2915811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390749F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7AD90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0898DCE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B5FF2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 mg]   [2.5 mg]   [5 mg]   [10 mg]</w:t>
                  </w:r>
                </w:p>
              </w:tc>
            </w:tr>
            <w:tr w:rsidR="00CB6859" w14:paraId="213A3A47" w14:textId="77777777">
              <w:tc>
                <w:tcPr>
                  <w:tcW w:w="1962" w:type="dxa"/>
                  <w:tcBorders>
                    <w:top w:val="single" w:sz="8" w:space="0" w:color="AFAFAF"/>
                  </w:tcBorders>
                </w:tcPr>
                <w:p w14:paraId="4C7198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3CF98F5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CFBD1B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73A8672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E89A2E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5A7DE411" w14:textId="77777777">
              <w:tc>
                <w:tcPr>
                  <w:tcW w:w="1962" w:type="dxa"/>
                  <w:tcBorders>
                    <w:top w:val="single" w:sz="8" w:space="0" w:color="AFAFAF"/>
                  </w:tcBorders>
                </w:tcPr>
                <w:p w14:paraId="51DA738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448F1C0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132D0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55651D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332449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5D49DCA" w14:textId="77777777">
              <w:tc>
                <w:tcPr>
                  <w:tcW w:w="1962" w:type="dxa"/>
                  <w:tcBorders>
                    <w:top w:val="single" w:sz="8" w:space="0" w:color="AFAFAF"/>
                  </w:tcBorders>
                </w:tcPr>
                <w:p w14:paraId="2AA3352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523AA58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EED2B1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5B9C207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F9798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[Daily]</w:t>
                  </w:r>
                </w:p>
              </w:tc>
            </w:tr>
            <w:tr w:rsidR="00CB6859" w14:paraId="6D493C2D" w14:textId="77777777">
              <w:tc>
                <w:tcPr>
                  <w:tcW w:w="1962" w:type="dxa"/>
                  <w:tcBorders>
                    <w:top w:val="single" w:sz="8" w:space="0" w:color="AFAFAF"/>
                  </w:tcBorders>
                </w:tcPr>
                <w:p w14:paraId="08B628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4F4043B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F7348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phytonadione = vitamin K1</w:t>
                  </w:r>
                </w:p>
              </w:tc>
              <w:tc>
                <w:tcPr>
                  <w:tcW w:w="245" w:type="dxa"/>
                  <w:tcBorders>
                    <w:top w:val="single" w:sz="8" w:space="0" w:color="AFAFAF"/>
                  </w:tcBorders>
                </w:tcPr>
                <w:p w14:paraId="34A11D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3FE492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07D5D1F" w14:textId="77777777">
              <w:tc>
                <w:tcPr>
                  <w:tcW w:w="1962" w:type="dxa"/>
                  <w:tcBorders>
                    <w:top w:val="single" w:sz="8" w:space="0" w:color="AFAFAF"/>
                  </w:tcBorders>
                </w:tcPr>
                <w:p w14:paraId="2D9670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7F65C1F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DCF5C7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71C7B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AC7726C"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346A377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C2B7446" w14:textId="77777777" w:rsidTr="00255875">
        <w:trPr>
          <w:gridAfter w:val="3"/>
          <w:wAfter w:w="580" w:type="dxa"/>
          <w:cantSplit/>
        </w:trPr>
        <w:tc>
          <w:tcPr>
            <w:tcW w:w="115" w:type="dxa"/>
            <w:tcBorders>
              <w:top w:val="nil"/>
              <w:left w:val="single" w:sz="8" w:space="0" w:color="AFAFAF"/>
              <w:bottom w:val="nil"/>
              <w:right w:val="nil"/>
            </w:tcBorders>
          </w:tcPr>
          <w:p w14:paraId="20D887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2DD5671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EE0DE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43B1C7D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INR [85610B]</w:t>
            </w:r>
          </w:p>
        </w:tc>
        <w:tc>
          <w:tcPr>
            <w:tcW w:w="345" w:type="dxa"/>
            <w:gridSpan w:val="2"/>
            <w:tcBorders>
              <w:top w:val="single" w:sz="8" w:space="0" w:color="AFAFAF"/>
              <w:left w:val="nil"/>
              <w:bottom w:val="nil"/>
              <w:right w:val="nil"/>
            </w:tcBorders>
            <w:shd w:val="clear" w:color="auto" w:fill="FFFFFF"/>
          </w:tcPr>
          <w:p w14:paraId="164C907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4E4B2625" w14:textId="77777777">
              <w:tc>
                <w:tcPr>
                  <w:tcW w:w="1962" w:type="dxa"/>
                </w:tcPr>
                <w:p w14:paraId="1250289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2832C5A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ED5A7D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5945C2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79F88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75D8D99A" w14:textId="77777777">
              <w:tc>
                <w:tcPr>
                  <w:tcW w:w="1962" w:type="dxa"/>
                </w:tcPr>
                <w:p w14:paraId="340336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7A48FD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D32EDE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Timing Critical</w:t>
                  </w:r>
                </w:p>
              </w:tc>
              <w:tc>
                <w:tcPr>
                  <w:tcW w:w="245" w:type="dxa"/>
                </w:tcPr>
                <w:p w14:paraId="05DE547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D5B625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75D1265C" w14:textId="77777777">
              <w:tc>
                <w:tcPr>
                  <w:tcW w:w="1962" w:type="dxa"/>
                  <w:tcBorders>
                    <w:top w:val="single" w:sz="8" w:space="0" w:color="AFAFAF"/>
                  </w:tcBorders>
                </w:tcPr>
                <w:p w14:paraId="1B20F10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59CAFAE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B08183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0965E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3B9467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5D29119" w14:textId="77777777">
              <w:tc>
                <w:tcPr>
                  <w:tcW w:w="1962" w:type="dxa"/>
                  <w:tcBorders>
                    <w:top w:val="single" w:sz="8" w:space="0" w:color="AFAFAF"/>
                  </w:tcBorders>
                </w:tcPr>
                <w:p w14:paraId="73B97D2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2E03F49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8CB75E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45" w:type="dxa"/>
                  <w:tcBorders>
                    <w:top w:val="single" w:sz="8" w:space="0" w:color="AFAFAF"/>
                  </w:tcBorders>
                </w:tcPr>
                <w:p w14:paraId="60774DC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BF089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[qAM]   [Tom AM]   [q other AM]</w:t>
                  </w:r>
                </w:p>
              </w:tc>
            </w:tr>
            <w:tr w:rsidR="00CB6859" w14:paraId="7811BAF7" w14:textId="77777777">
              <w:tc>
                <w:tcPr>
                  <w:tcW w:w="1962" w:type="dxa"/>
                  <w:tcBorders>
                    <w:top w:val="single" w:sz="8" w:space="0" w:color="AFAFAF"/>
                  </w:tcBorders>
                </w:tcPr>
                <w:p w14:paraId="6A153D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4BE64EE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D6D5B6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4758E28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7F61F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2028F64C" w14:textId="77777777">
              <w:tc>
                <w:tcPr>
                  <w:tcW w:w="1962" w:type="dxa"/>
                  <w:tcBorders>
                    <w:top w:val="single" w:sz="8" w:space="0" w:color="AFAFAF"/>
                  </w:tcBorders>
                </w:tcPr>
                <w:p w14:paraId="5B3E8AF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0967167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2D5345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58468D8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5B15C2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164CC495" w14:textId="77777777">
              <w:tc>
                <w:tcPr>
                  <w:tcW w:w="1962" w:type="dxa"/>
                  <w:tcBorders>
                    <w:top w:val="single" w:sz="8" w:space="0" w:color="AFAFAF"/>
                  </w:tcBorders>
                </w:tcPr>
                <w:p w14:paraId="5E7D88F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10FB5C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614562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To be drawn 30 MINUTES POST human prothrombin complex (KCENTRA) infusion.</w:t>
                  </w:r>
                </w:p>
              </w:tc>
              <w:tc>
                <w:tcPr>
                  <w:tcW w:w="245" w:type="dxa"/>
                  <w:tcBorders>
                    <w:top w:val="single" w:sz="8" w:space="0" w:color="AFAFAF"/>
                  </w:tcBorders>
                </w:tcPr>
                <w:p w14:paraId="253ABAC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91BB07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EA36E9B" w14:textId="77777777">
              <w:tc>
                <w:tcPr>
                  <w:tcW w:w="1962" w:type="dxa"/>
                  <w:tcBorders>
                    <w:top w:val="single" w:sz="8" w:space="0" w:color="AFAFAF"/>
                  </w:tcBorders>
                </w:tcPr>
                <w:p w14:paraId="1A1E40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159692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C8BD7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BDE3A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773557E"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0ED7141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FA915D0" w14:textId="77777777" w:rsidTr="00255875">
        <w:trPr>
          <w:cantSplit/>
        </w:trPr>
        <w:tc>
          <w:tcPr>
            <w:tcW w:w="115" w:type="dxa"/>
            <w:tcBorders>
              <w:top w:val="nil"/>
              <w:left w:val="single" w:sz="8" w:space="0" w:color="AFAFAF"/>
              <w:bottom w:val="nil"/>
              <w:right w:val="nil"/>
            </w:tcBorders>
          </w:tcPr>
          <w:p w14:paraId="5A18962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7C45C97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1C4E85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WARFARIN EMERGENCY REVERSAL ORDERS for PRETREATMENT INR greater than 6:  human prothrombin complex (KCENTRA) 50 UNITS/KG/DOSE (Max: 5000 units) + vitamin K 10 MG IVPB + repeat INR IP SCAL [204005]</w:t>
            </w:r>
          </w:p>
        </w:tc>
        <w:tc>
          <w:tcPr>
            <w:tcW w:w="345" w:type="dxa"/>
            <w:tcBorders>
              <w:top w:val="single" w:sz="8" w:space="0" w:color="AFAFAF"/>
              <w:left w:val="nil"/>
              <w:bottom w:val="nil"/>
              <w:right w:val="nil"/>
            </w:tcBorders>
            <w:shd w:val="clear" w:color="auto" w:fill="FFFFFF"/>
          </w:tcPr>
          <w:p w14:paraId="0B65D8A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5D361AA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4FC1009" w14:textId="77777777" w:rsidTr="00255875">
        <w:trPr>
          <w:gridAfter w:val="3"/>
          <w:wAfter w:w="580" w:type="dxa"/>
          <w:cantSplit/>
        </w:trPr>
        <w:tc>
          <w:tcPr>
            <w:tcW w:w="115" w:type="dxa"/>
            <w:tcBorders>
              <w:top w:val="nil"/>
              <w:left w:val="single" w:sz="8" w:space="0" w:color="AFAFAF"/>
              <w:bottom w:val="nil"/>
              <w:right w:val="nil"/>
            </w:tcBorders>
          </w:tcPr>
          <w:p w14:paraId="14B6BFA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41E3438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46A1A3E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421987F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human prothrombin complex (KCENTRA) 50 UNITS/KG/DOSE IV (Maximum: 5000 UNITS/DOSE)  (intracranial hemorrhage, life, or limb threatening bleeds ONLY) [185712]</w:t>
            </w:r>
          </w:p>
        </w:tc>
        <w:tc>
          <w:tcPr>
            <w:tcW w:w="345" w:type="dxa"/>
            <w:gridSpan w:val="2"/>
            <w:tcBorders>
              <w:top w:val="single" w:sz="8" w:space="0" w:color="AFAFAF"/>
              <w:left w:val="nil"/>
              <w:bottom w:val="nil"/>
              <w:right w:val="nil"/>
            </w:tcBorders>
            <w:shd w:val="clear" w:color="auto" w:fill="FFFFFF"/>
          </w:tcPr>
          <w:p w14:paraId="68811D2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44417B3A" w14:textId="77777777">
              <w:tc>
                <w:tcPr>
                  <w:tcW w:w="1962" w:type="dxa"/>
                </w:tcPr>
                <w:p w14:paraId="3C47B9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26B0EC5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C683FF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669D51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51FE92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78F961B1" w14:textId="77777777">
              <w:tc>
                <w:tcPr>
                  <w:tcW w:w="1962" w:type="dxa"/>
                </w:tcPr>
                <w:p w14:paraId="1F21410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59C885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CA455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50 Units/kg/dose (Max: 5,000 Units)</w:t>
                  </w:r>
                </w:p>
              </w:tc>
              <w:tc>
                <w:tcPr>
                  <w:tcW w:w="245" w:type="dxa"/>
                </w:tcPr>
                <w:p w14:paraId="476E28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81141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[25 Units/kg/dose]   [35 Units/kg/dose]   [50 Units/kg/dose]</w:t>
                  </w:r>
                </w:p>
              </w:tc>
            </w:tr>
            <w:tr w:rsidR="00CB6859" w14:paraId="44E43E68" w14:textId="77777777">
              <w:tc>
                <w:tcPr>
                  <w:tcW w:w="1962" w:type="dxa"/>
                  <w:tcBorders>
                    <w:top w:val="single" w:sz="8" w:space="0" w:color="AFAFAF"/>
                  </w:tcBorders>
                </w:tcPr>
                <w:p w14:paraId="1225B89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4C26507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4EAC5F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6DBA81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7034E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0D8E9902" w14:textId="77777777">
              <w:tc>
                <w:tcPr>
                  <w:tcW w:w="1962" w:type="dxa"/>
                  <w:tcBorders>
                    <w:top w:val="single" w:sz="8" w:space="0" w:color="AFAFAF"/>
                  </w:tcBorders>
                </w:tcPr>
                <w:p w14:paraId="033AE5F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0594E17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B9A569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2AF7DC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1CC16A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4A3F522" w14:textId="77777777">
              <w:tc>
                <w:tcPr>
                  <w:tcW w:w="1962" w:type="dxa"/>
                  <w:tcBorders>
                    <w:top w:val="single" w:sz="8" w:space="0" w:color="AFAFAF"/>
                  </w:tcBorders>
                </w:tcPr>
                <w:p w14:paraId="3290910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6F17DBC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158652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372C36B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63B1B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CB6859" w14:paraId="37CACAB1" w14:textId="77777777">
              <w:tc>
                <w:tcPr>
                  <w:tcW w:w="1962" w:type="dxa"/>
                  <w:tcBorders>
                    <w:top w:val="single" w:sz="8" w:space="0" w:color="AFAFAF"/>
                  </w:tcBorders>
                </w:tcPr>
                <w:p w14:paraId="70FFDA2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22615BA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C0683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0FD9F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CE9937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7B204D2" w14:textId="77777777">
              <w:tc>
                <w:tcPr>
                  <w:tcW w:w="1962" w:type="dxa"/>
                  <w:tcBorders>
                    <w:top w:val="single" w:sz="8" w:space="0" w:color="AFAFAF"/>
                  </w:tcBorders>
                </w:tcPr>
                <w:p w14:paraId="79CEC4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0C4E0D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9558E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2371C0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73C19AF"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136FD99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758E456" w14:textId="77777777" w:rsidTr="00255875">
        <w:trPr>
          <w:gridAfter w:val="3"/>
          <w:wAfter w:w="580" w:type="dxa"/>
          <w:cantSplit/>
        </w:trPr>
        <w:tc>
          <w:tcPr>
            <w:tcW w:w="115" w:type="dxa"/>
            <w:tcBorders>
              <w:top w:val="nil"/>
              <w:left w:val="single" w:sz="8" w:space="0" w:color="AFAFAF"/>
              <w:bottom w:val="nil"/>
              <w:right w:val="nil"/>
            </w:tcBorders>
          </w:tcPr>
          <w:p w14:paraId="1500055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3CDA56F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F47129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04A0913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vitamin K (AQUA-MEPHYTON) 10 MG IVPB [66281]</w:t>
            </w:r>
          </w:p>
        </w:tc>
        <w:tc>
          <w:tcPr>
            <w:tcW w:w="345" w:type="dxa"/>
            <w:gridSpan w:val="2"/>
            <w:tcBorders>
              <w:top w:val="single" w:sz="8" w:space="0" w:color="AFAFAF"/>
              <w:left w:val="nil"/>
              <w:bottom w:val="nil"/>
              <w:right w:val="nil"/>
            </w:tcBorders>
            <w:shd w:val="clear" w:color="auto" w:fill="FFFFFF"/>
          </w:tcPr>
          <w:p w14:paraId="1EF059A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713C9381" w14:textId="77777777">
              <w:tc>
                <w:tcPr>
                  <w:tcW w:w="1962" w:type="dxa"/>
                </w:tcPr>
                <w:p w14:paraId="05AB3D2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15549A9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9BC566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94B46F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7EE6F9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A840522" w14:textId="77777777">
              <w:tc>
                <w:tcPr>
                  <w:tcW w:w="1962" w:type="dxa"/>
                </w:tcPr>
                <w:p w14:paraId="3BF3A1E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0C97772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9C2272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1863ACF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2EEB43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 mg]   [2.5 mg]   [5 mg]   [10 mg]</w:t>
                  </w:r>
                </w:p>
              </w:tc>
            </w:tr>
            <w:tr w:rsidR="00CB6859" w14:paraId="4312CB18" w14:textId="77777777">
              <w:tc>
                <w:tcPr>
                  <w:tcW w:w="1962" w:type="dxa"/>
                  <w:tcBorders>
                    <w:top w:val="single" w:sz="8" w:space="0" w:color="AFAFAF"/>
                  </w:tcBorders>
                </w:tcPr>
                <w:p w14:paraId="15C5C5D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5F429BF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965758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645A4AA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6EED29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2F1CBD72" w14:textId="77777777">
              <w:tc>
                <w:tcPr>
                  <w:tcW w:w="1962" w:type="dxa"/>
                  <w:tcBorders>
                    <w:top w:val="single" w:sz="8" w:space="0" w:color="AFAFAF"/>
                  </w:tcBorders>
                </w:tcPr>
                <w:p w14:paraId="43062D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5F0CD39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A1EB3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56C8007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1C5DF8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13EA34B" w14:textId="77777777">
              <w:tc>
                <w:tcPr>
                  <w:tcW w:w="1962" w:type="dxa"/>
                  <w:tcBorders>
                    <w:top w:val="single" w:sz="8" w:space="0" w:color="AFAFAF"/>
                  </w:tcBorders>
                </w:tcPr>
                <w:p w14:paraId="7C9C86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BEEE5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6DF1E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289F0D9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8D868E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[Daily]</w:t>
                  </w:r>
                </w:p>
              </w:tc>
            </w:tr>
            <w:tr w:rsidR="00CB6859" w14:paraId="2EE28963" w14:textId="77777777">
              <w:tc>
                <w:tcPr>
                  <w:tcW w:w="1962" w:type="dxa"/>
                  <w:tcBorders>
                    <w:top w:val="single" w:sz="8" w:space="0" w:color="AFAFAF"/>
                  </w:tcBorders>
                </w:tcPr>
                <w:p w14:paraId="7B0B417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79DC896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C8F9C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phytonadione = vitamin K1</w:t>
                  </w:r>
                </w:p>
              </w:tc>
              <w:tc>
                <w:tcPr>
                  <w:tcW w:w="245" w:type="dxa"/>
                  <w:tcBorders>
                    <w:top w:val="single" w:sz="8" w:space="0" w:color="AFAFAF"/>
                  </w:tcBorders>
                </w:tcPr>
                <w:p w14:paraId="4C7A0FC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1BC465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AE2C642" w14:textId="77777777">
              <w:tc>
                <w:tcPr>
                  <w:tcW w:w="1962" w:type="dxa"/>
                  <w:tcBorders>
                    <w:top w:val="single" w:sz="8" w:space="0" w:color="AFAFAF"/>
                  </w:tcBorders>
                </w:tcPr>
                <w:p w14:paraId="43BD6D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551A585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EBADDB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1D96BF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D107198"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8DCBD5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BDC17E0" w14:textId="77777777" w:rsidTr="00255875">
        <w:trPr>
          <w:gridAfter w:val="3"/>
          <w:wAfter w:w="580" w:type="dxa"/>
          <w:cantSplit/>
        </w:trPr>
        <w:tc>
          <w:tcPr>
            <w:tcW w:w="115" w:type="dxa"/>
            <w:tcBorders>
              <w:top w:val="nil"/>
              <w:left w:val="single" w:sz="8" w:space="0" w:color="AFAFAF"/>
              <w:bottom w:val="nil"/>
              <w:right w:val="nil"/>
            </w:tcBorders>
          </w:tcPr>
          <w:p w14:paraId="083C8B6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15BC2E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F4287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65BA9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INR [85610B]</w:t>
            </w:r>
          </w:p>
        </w:tc>
        <w:tc>
          <w:tcPr>
            <w:tcW w:w="345" w:type="dxa"/>
            <w:gridSpan w:val="2"/>
            <w:tcBorders>
              <w:top w:val="single" w:sz="8" w:space="0" w:color="AFAFAF"/>
              <w:left w:val="nil"/>
              <w:bottom w:val="nil"/>
              <w:right w:val="nil"/>
            </w:tcBorders>
            <w:shd w:val="clear" w:color="auto" w:fill="FFFFFF"/>
          </w:tcPr>
          <w:p w14:paraId="658643C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42B79F43" w14:textId="77777777">
              <w:tc>
                <w:tcPr>
                  <w:tcW w:w="1962" w:type="dxa"/>
                </w:tcPr>
                <w:p w14:paraId="6AE3D48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415E378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68639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64761D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2B8259B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AF9CBA9" w14:textId="77777777">
              <w:tc>
                <w:tcPr>
                  <w:tcW w:w="1962" w:type="dxa"/>
                </w:tcPr>
                <w:p w14:paraId="19659D8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6A58921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2E86A1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Timing Critical</w:t>
                  </w:r>
                </w:p>
              </w:tc>
              <w:tc>
                <w:tcPr>
                  <w:tcW w:w="245" w:type="dxa"/>
                </w:tcPr>
                <w:p w14:paraId="093B055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848C6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7F0420D9" w14:textId="77777777">
              <w:tc>
                <w:tcPr>
                  <w:tcW w:w="1962" w:type="dxa"/>
                  <w:tcBorders>
                    <w:top w:val="single" w:sz="8" w:space="0" w:color="AFAFAF"/>
                  </w:tcBorders>
                </w:tcPr>
                <w:p w14:paraId="3C06E7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6FF7F31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635EC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DBC3C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97B6CA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4A0F9E7" w14:textId="77777777">
              <w:tc>
                <w:tcPr>
                  <w:tcW w:w="1962" w:type="dxa"/>
                  <w:tcBorders>
                    <w:top w:val="single" w:sz="8" w:space="0" w:color="AFAFAF"/>
                  </w:tcBorders>
                </w:tcPr>
                <w:p w14:paraId="5C6D316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640CE69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DF785E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45" w:type="dxa"/>
                  <w:tcBorders>
                    <w:top w:val="single" w:sz="8" w:space="0" w:color="AFAFAF"/>
                  </w:tcBorders>
                </w:tcPr>
                <w:p w14:paraId="7BD8AE3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2A0F9E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[qAM]   [Tom AM]   [q other AM]</w:t>
                  </w:r>
                </w:p>
              </w:tc>
            </w:tr>
            <w:tr w:rsidR="00CB6859" w14:paraId="53C0F200" w14:textId="77777777">
              <w:tc>
                <w:tcPr>
                  <w:tcW w:w="1962" w:type="dxa"/>
                  <w:tcBorders>
                    <w:top w:val="single" w:sz="8" w:space="0" w:color="AFAFAF"/>
                  </w:tcBorders>
                </w:tcPr>
                <w:p w14:paraId="1E9FCF9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73EC727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0EFC3B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19348C8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FFF64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1A9480FA" w14:textId="77777777">
              <w:tc>
                <w:tcPr>
                  <w:tcW w:w="1962" w:type="dxa"/>
                  <w:tcBorders>
                    <w:top w:val="single" w:sz="8" w:space="0" w:color="AFAFAF"/>
                  </w:tcBorders>
                </w:tcPr>
                <w:p w14:paraId="2C10CB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1B4CB43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8AB2B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09A06A7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A214D0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15A4B634" w14:textId="77777777">
              <w:tc>
                <w:tcPr>
                  <w:tcW w:w="1962" w:type="dxa"/>
                  <w:tcBorders>
                    <w:top w:val="single" w:sz="8" w:space="0" w:color="AFAFAF"/>
                  </w:tcBorders>
                </w:tcPr>
                <w:p w14:paraId="4E24A73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6F301C9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3C5690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To be drawn 30 MINUTES POST human prothrombin complex (KCENTRA) infusion.</w:t>
                  </w:r>
                </w:p>
              </w:tc>
              <w:tc>
                <w:tcPr>
                  <w:tcW w:w="245" w:type="dxa"/>
                  <w:tcBorders>
                    <w:top w:val="single" w:sz="8" w:space="0" w:color="AFAFAF"/>
                  </w:tcBorders>
                </w:tcPr>
                <w:p w14:paraId="675B16C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C856C9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D6E5E89" w14:textId="77777777">
              <w:tc>
                <w:tcPr>
                  <w:tcW w:w="1962" w:type="dxa"/>
                  <w:tcBorders>
                    <w:top w:val="single" w:sz="8" w:space="0" w:color="AFAFAF"/>
                  </w:tcBorders>
                </w:tcPr>
                <w:p w14:paraId="6AEEA35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5FFCE7C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45530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335BC2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F8070A6"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5E2D532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BA89B08" w14:textId="77777777" w:rsidTr="00255875">
        <w:trPr>
          <w:gridAfter w:val="1"/>
          <w:wAfter w:w="118" w:type="dxa"/>
          <w:cantSplit/>
        </w:trPr>
        <w:tc>
          <w:tcPr>
            <w:tcW w:w="115" w:type="dxa"/>
            <w:tcBorders>
              <w:top w:val="nil"/>
              <w:left w:val="single" w:sz="8" w:space="0" w:color="AFAFAF"/>
              <w:bottom w:val="nil"/>
              <w:right w:val="nil"/>
            </w:tcBorders>
          </w:tcPr>
          <w:p w14:paraId="158CA6E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4FEB73B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16C2E2C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4D821DE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13C29A5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94AA68E" w14:textId="77777777" w:rsidTr="00255875">
        <w:tc>
          <w:tcPr>
            <w:tcW w:w="115" w:type="dxa"/>
            <w:tcBorders>
              <w:top w:val="nil"/>
              <w:left w:val="single" w:sz="8" w:space="0" w:color="AFAFAF"/>
              <w:bottom w:val="nil"/>
              <w:right w:val="nil"/>
            </w:tcBorders>
          </w:tcPr>
          <w:p w14:paraId="7E50530D"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6A8F0F0F"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0D419DAD"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724CCAB7" w14:textId="77777777" w:rsidTr="00255875">
        <w:trPr>
          <w:gridAfter w:val="1"/>
          <w:wAfter w:w="118" w:type="dxa"/>
          <w:cantSplit/>
        </w:trPr>
        <w:tc>
          <w:tcPr>
            <w:tcW w:w="115" w:type="dxa"/>
            <w:tcBorders>
              <w:top w:val="nil"/>
              <w:left w:val="single" w:sz="8" w:space="0" w:color="AFAFAF"/>
              <w:bottom w:val="nil"/>
              <w:right w:val="nil"/>
            </w:tcBorders>
          </w:tcPr>
          <w:p w14:paraId="2FE44B9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6435781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If INR Remains Greater Than or Equal to 1.5 30 Minutes After human prothrombin complex (KCENTRA), Give 4 Units of Fresh Frozen Plasma [204008]</w:t>
            </w:r>
          </w:p>
        </w:tc>
      </w:tr>
      <w:tr w:rsidR="00CB6859" w14:paraId="2F1AC4EB" w14:textId="77777777" w:rsidTr="00255875">
        <w:trPr>
          <w:gridAfter w:val="1"/>
          <w:wAfter w:w="118" w:type="dxa"/>
          <w:cantSplit/>
        </w:trPr>
        <w:tc>
          <w:tcPr>
            <w:tcW w:w="115" w:type="dxa"/>
            <w:tcBorders>
              <w:top w:val="nil"/>
              <w:left w:val="single" w:sz="8" w:space="0" w:color="AFAFAF"/>
              <w:bottom w:val="nil"/>
              <w:right w:val="nil"/>
            </w:tcBorders>
          </w:tcPr>
          <w:p w14:paraId="0709CF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nil"/>
              <w:bottom w:val="nil"/>
              <w:right w:val="nil"/>
            </w:tcBorders>
          </w:tcPr>
          <w:p w14:paraId="1E75FF7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828" w:type="dxa"/>
            <w:gridSpan w:val="10"/>
            <w:tcBorders>
              <w:top w:val="nil"/>
              <w:left w:val="nil"/>
              <w:bottom w:val="nil"/>
              <w:right w:val="nil"/>
            </w:tcBorders>
          </w:tcPr>
          <w:p w14:paraId="2FD5FB61" w14:textId="77777777" w:rsidR="00CB6859" w:rsidRDefault="00CB6859">
            <w:pPr>
              <w:widowControl w:val="0"/>
              <w:autoSpaceDE w:val="0"/>
              <w:autoSpaceDN w:val="0"/>
              <w:adjustRightInd w:val="0"/>
              <w:spacing w:after="0" w:line="240" w:lineRule="auto"/>
              <w:rPr>
                <w:rFonts w:ascii="Arial" w:hAnsi="Arial" w:cs="Arial"/>
                <w:sz w:val="20"/>
                <w:szCs w:val="20"/>
              </w:rPr>
            </w:pPr>
          </w:p>
          <w:p w14:paraId="3F1983D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NOTE:  REPEAT DOSING with human prothrombin complex (KCENTRA) IS NOT RECOMMENDED.</w:t>
            </w:r>
          </w:p>
          <w:p w14:paraId="50E3B382" w14:textId="77777777" w:rsidR="00CB6859" w:rsidRDefault="00CB6859">
            <w:pPr>
              <w:widowControl w:val="0"/>
              <w:autoSpaceDE w:val="0"/>
              <w:autoSpaceDN w:val="0"/>
              <w:adjustRightInd w:val="0"/>
              <w:spacing w:after="0" w:line="240" w:lineRule="auto"/>
              <w:rPr>
                <w:rFonts w:ascii="Arial" w:hAnsi="Arial" w:cs="Arial"/>
                <w:sz w:val="20"/>
                <w:szCs w:val="20"/>
              </w:rPr>
            </w:pPr>
          </w:p>
          <w:p w14:paraId="4A6A6B5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31" w:type="dxa"/>
            <w:tcBorders>
              <w:top w:val="nil"/>
              <w:left w:val="nil"/>
              <w:bottom w:val="nil"/>
              <w:right w:val="nil"/>
            </w:tcBorders>
          </w:tcPr>
          <w:p w14:paraId="6FA52F7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3AE459E" w14:textId="77777777" w:rsidTr="00255875">
        <w:tc>
          <w:tcPr>
            <w:tcW w:w="115" w:type="dxa"/>
            <w:tcBorders>
              <w:top w:val="nil"/>
              <w:left w:val="single" w:sz="8" w:space="0" w:color="AFAFAF"/>
              <w:bottom w:val="nil"/>
              <w:right w:val="nil"/>
            </w:tcBorders>
          </w:tcPr>
          <w:p w14:paraId="3101395F"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1702CEBA"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61C1678C"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22FEFCEE" w14:textId="77777777" w:rsidTr="00255875">
        <w:trPr>
          <w:cantSplit/>
        </w:trPr>
        <w:tc>
          <w:tcPr>
            <w:tcW w:w="115" w:type="dxa"/>
            <w:tcBorders>
              <w:top w:val="nil"/>
              <w:left w:val="single" w:sz="8" w:space="0" w:color="AFAFAF"/>
              <w:bottom w:val="nil"/>
              <w:right w:val="nil"/>
            </w:tcBorders>
          </w:tcPr>
          <w:p w14:paraId="5FB19D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3BF364C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036E12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BPAM FRESH FROZEN PLASMA 4 UNITS + TRANSFUSE FROZEN PLASMA + INR POST FFP  [416582]</w:t>
            </w:r>
          </w:p>
        </w:tc>
        <w:tc>
          <w:tcPr>
            <w:tcW w:w="345" w:type="dxa"/>
            <w:tcBorders>
              <w:top w:val="single" w:sz="8" w:space="0" w:color="AFAFAF"/>
              <w:left w:val="nil"/>
              <w:bottom w:val="nil"/>
              <w:right w:val="nil"/>
            </w:tcBorders>
            <w:shd w:val="clear" w:color="auto" w:fill="FFFFFF"/>
          </w:tcPr>
          <w:p w14:paraId="30B9CAF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62AD075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B61D25F" w14:textId="77777777" w:rsidTr="00255875">
        <w:trPr>
          <w:gridAfter w:val="3"/>
          <w:wAfter w:w="580" w:type="dxa"/>
          <w:cantSplit/>
        </w:trPr>
        <w:tc>
          <w:tcPr>
            <w:tcW w:w="115" w:type="dxa"/>
            <w:tcBorders>
              <w:top w:val="nil"/>
              <w:left w:val="single" w:sz="8" w:space="0" w:color="AFAFAF"/>
              <w:bottom w:val="nil"/>
              <w:right w:val="nil"/>
            </w:tcBorders>
          </w:tcPr>
          <w:p w14:paraId="2B3A010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6B45C60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ECAD0A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5B2CB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PLASMA PRODUCT (UNITS) [253555]</w:t>
            </w:r>
          </w:p>
        </w:tc>
        <w:tc>
          <w:tcPr>
            <w:tcW w:w="345" w:type="dxa"/>
            <w:gridSpan w:val="2"/>
            <w:tcBorders>
              <w:top w:val="single" w:sz="8" w:space="0" w:color="AFAFAF"/>
              <w:left w:val="nil"/>
              <w:bottom w:val="nil"/>
              <w:right w:val="nil"/>
            </w:tcBorders>
            <w:shd w:val="clear" w:color="auto" w:fill="FFFFFF"/>
          </w:tcPr>
          <w:p w14:paraId="6741D93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3F4A93E4" w14:textId="77777777">
              <w:tc>
                <w:tcPr>
                  <w:tcW w:w="1962" w:type="dxa"/>
                </w:tcPr>
                <w:p w14:paraId="6437913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42CAAA3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3F10B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0161489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C29EBD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BDDD175" w14:textId="77777777">
              <w:tc>
                <w:tcPr>
                  <w:tcW w:w="1962" w:type="dxa"/>
                </w:tcPr>
                <w:p w14:paraId="2B187AE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6530468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080DF1D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1A02E42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BF75DF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[Today]</w:t>
                  </w:r>
                </w:p>
              </w:tc>
            </w:tr>
            <w:tr w:rsidR="00CB6859" w14:paraId="27E614B6" w14:textId="77777777">
              <w:tc>
                <w:tcPr>
                  <w:tcW w:w="1962" w:type="dxa"/>
                  <w:tcBorders>
                    <w:top w:val="single" w:sz="8" w:space="0" w:color="AFAFAF"/>
                  </w:tcBorders>
                </w:tcPr>
                <w:p w14:paraId="67B95CD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How many units are requested?</w:t>
                  </w:r>
                </w:p>
              </w:tc>
              <w:tc>
                <w:tcPr>
                  <w:tcW w:w="245" w:type="dxa"/>
                  <w:tcBorders>
                    <w:top w:val="single" w:sz="8" w:space="0" w:color="AFAFAF"/>
                  </w:tcBorders>
                </w:tcPr>
                <w:p w14:paraId="4D2B1D5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A12454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4</w:t>
                  </w:r>
                </w:p>
              </w:tc>
              <w:tc>
                <w:tcPr>
                  <w:tcW w:w="245" w:type="dxa"/>
                  <w:tcBorders>
                    <w:top w:val="single" w:sz="8" w:space="0" w:color="AFAFAF"/>
                  </w:tcBorders>
                </w:tcPr>
                <w:p w14:paraId="79F8ECD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DA1EBF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B404055" w14:textId="77777777">
              <w:tc>
                <w:tcPr>
                  <w:tcW w:w="1962" w:type="dxa"/>
                  <w:tcBorders>
                    <w:top w:val="single" w:sz="8" w:space="0" w:color="AFAFAF"/>
                  </w:tcBorders>
                </w:tcPr>
                <w:p w14:paraId="40B543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Number of Milliliters:</w:t>
                  </w:r>
                </w:p>
              </w:tc>
              <w:tc>
                <w:tcPr>
                  <w:tcW w:w="245" w:type="dxa"/>
                  <w:tcBorders>
                    <w:top w:val="single" w:sz="8" w:space="0" w:color="AFAFAF"/>
                  </w:tcBorders>
                </w:tcPr>
                <w:p w14:paraId="04EBD7A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6BDCE9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AAAEF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AB635F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5755A63" w14:textId="77777777">
              <w:tc>
                <w:tcPr>
                  <w:tcW w:w="1962" w:type="dxa"/>
                  <w:tcBorders>
                    <w:top w:val="single" w:sz="8" w:space="0" w:color="AFAFAF"/>
                  </w:tcBorders>
                </w:tcPr>
                <w:p w14:paraId="5AF0D84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Plasma Type:</w:t>
                  </w:r>
                </w:p>
              </w:tc>
              <w:tc>
                <w:tcPr>
                  <w:tcW w:w="245" w:type="dxa"/>
                  <w:tcBorders>
                    <w:top w:val="single" w:sz="8" w:space="0" w:color="AFAFAF"/>
                  </w:tcBorders>
                </w:tcPr>
                <w:p w14:paraId="64A67FC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281AB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FROZEN PLASMA</w:t>
                  </w:r>
                </w:p>
              </w:tc>
              <w:tc>
                <w:tcPr>
                  <w:tcW w:w="245" w:type="dxa"/>
                  <w:tcBorders>
                    <w:top w:val="single" w:sz="8" w:space="0" w:color="AFAFAF"/>
                  </w:tcBorders>
                </w:tcPr>
                <w:p w14:paraId="238BC17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3894DA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F5BEC0A" w14:textId="77777777">
              <w:tc>
                <w:tcPr>
                  <w:tcW w:w="1962" w:type="dxa"/>
                  <w:tcBorders>
                    <w:top w:val="single" w:sz="8" w:space="0" w:color="AFAFAF"/>
                  </w:tcBorders>
                </w:tcPr>
                <w:p w14:paraId="0219437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If Plasma exchange - enter number of milliliters:</w:t>
                  </w:r>
                </w:p>
              </w:tc>
              <w:tc>
                <w:tcPr>
                  <w:tcW w:w="245" w:type="dxa"/>
                  <w:tcBorders>
                    <w:top w:val="single" w:sz="8" w:space="0" w:color="AFAFAF"/>
                  </w:tcBorders>
                </w:tcPr>
                <w:p w14:paraId="1E3DC1E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243E7E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224498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524C9B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E95B9B7" w14:textId="77777777">
              <w:tc>
                <w:tcPr>
                  <w:tcW w:w="1962" w:type="dxa"/>
                  <w:tcBorders>
                    <w:top w:val="single" w:sz="8" w:space="0" w:color="AFAFAF"/>
                  </w:tcBorders>
                </w:tcPr>
                <w:p w14:paraId="347B25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734979C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4D2A7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005DC3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815922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434CBD78" w14:textId="77777777">
              <w:tc>
                <w:tcPr>
                  <w:tcW w:w="1962" w:type="dxa"/>
                  <w:tcBorders>
                    <w:top w:val="single" w:sz="8" w:space="0" w:color="AFAFAF"/>
                  </w:tcBorders>
                </w:tcPr>
                <w:p w14:paraId="310282E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48641D6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3C8B1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054358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3ADF2E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bl>
          <w:p w14:paraId="720D82D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15702A9" w14:textId="77777777" w:rsidTr="00255875">
        <w:trPr>
          <w:gridAfter w:val="3"/>
          <w:wAfter w:w="580" w:type="dxa"/>
          <w:cantSplit/>
        </w:trPr>
        <w:tc>
          <w:tcPr>
            <w:tcW w:w="115" w:type="dxa"/>
            <w:tcBorders>
              <w:top w:val="nil"/>
              <w:left w:val="single" w:sz="8" w:space="0" w:color="AFAFAF"/>
              <w:bottom w:val="nil"/>
              <w:right w:val="nil"/>
            </w:tcBorders>
          </w:tcPr>
          <w:p w14:paraId="42D02CA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474DC7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0DEF3C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E0341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TRANSFUSE PLASMA (UNITS) [253564]</w:t>
            </w:r>
          </w:p>
        </w:tc>
        <w:tc>
          <w:tcPr>
            <w:tcW w:w="345" w:type="dxa"/>
            <w:gridSpan w:val="2"/>
            <w:tcBorders>
              <w:top w:val="single" w:sz="8" w:space="0" w:color="AFAFAF"/>
              <w:left w:val="nil"/>
              <w:bottom w:val="nil"/>
              <w:right w:val="nil"/>
            </w:tcBorders>
            <w:shd w:val="clear" w:color="auto" w:fill="FFFFFF"/>
          </w:tcPr>
          <w:p w14:paraId="4DF2B1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75E6A7CA" w14:textId="77777777">
              <w:tc>
                <w:tcPr>
                  <w:tcW w:w="1962" w:type="dxa"/>
                </w:tcPr>
                <w:p w14:paraId="7292EAE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0949A67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983C5E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F4CCC6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04A1A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44278B8" w14:textId="77777777">
              <w:tc>
                <w:tcPr>
                  <w:tcW w:w="1962" w:type="dxa"/>
                </w:tcPr>
                <w:p w14:paraId="2CBFD8A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56E8856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1533D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616C2DD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E27B47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[Today]</w:t>
                  </w:r>
                </w:p>
              </w:tc>
            </w:tr>
            <w:tr w:rsidR="00CB6859" w14:paraId="0B4126C5" w14:textId="77777777">
              <w:tc>
                <w:tcPr>
                  <w:tcW w:w="1962" w:type="dxa"/>
                  <w:tcBorders>
                    <w:top w:val="single" w:sz="8" w:space="0" w:color="AFAFAF"/>
                  </w:tcBorders>
                </w:tcPr>
                <w:p w14:paraId="251DF5A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Number of units to give:</w:t>
                  </w:r>
                </w:p>
              </w:tc>
              <w:tc>
                <w:tcPr>
                  <w:tcW w:w="245" w:type="dxa"/>
                  <w:tcBorders>
                    <w:top w:val="single" w:sz="8" w:space="0" w:color="AFAFAF"/>
                  </w:tcBorders>
                </w:tcPr>
                <w:p w14:paraId="0964B93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82349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4</w:t>
                  </w:r>
                </w:p>
              </w:tc>
              <w:tc>
                <w:tcPr>
                  <w:tcW w:w="245" w:type="dxa"/>
                  <w:tcBorders>
                    <w:top w:val="single" w:sz="8" w:space="0" w:color="AFAFAF"/>
                  </w:tcBorders>
                </w:tcPr>
                <w:p w14:paraId="7CBE124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2CF71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   [2]   [3]   [4]   [5]   [6]   [7]   [8]   [9]   [10]   [Unknown]</w:t>
                  </w:r>
                </w:p>
              </w:tc>
            </w:tr>
            <w:tr w:rsidR="00CB6859" w14:paraId="0EBAE21A" w14:textId="77777777">
              <w:tc>
                <w:tcPr>
                  <w:tcW w:w="1962" w:type="dxa"/>
                  <w:tcBorders>
                    <w:top w:val="single" w:sz="8" w:space="0" w:color="AFAFAF"/>
                  </w:tcBorders>
                </w:tcPr>
                <w:p w14:paraId="5D79180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Transfuse each unit over ________ hours.</w:t>
                  </w:r>
                </w:p>
              </w:tc>
              <w:tc>
                <w:tcPr>
                  <w:tcW w:w="245" w:type="dxa"/>
                  <w:tcBorders>
                    <w:top w:val="single" w:sz="8" w:space="0" w:color="AFAFAF"/>
                  </w:tcBorders>
                </w:tcPr>
                <w:p w14:paraId="099C855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4B318B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WIDE OPEN</w:t>
                  </w:r>
                </w:p>
              </w:tc>
              <w:tc>
                <w:tcPr>
                  <w:tcW w:w="245" w:type="dxa"/>
                  <w:tcBorders>
                    <w:top w:val="single" w:sz="8" w:space="0" w:color="AFAFAF"/>
                  </w:tcBorders>
                </w:tcPr>
                <w:p w14:paraId="75C714D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177747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BBB972D" w14:textId="77777777">
              <w:tc>
                <w:tcPr>
                  <w:tcW w:w="1962" w:type="dxa"/>
                  <w:tcBorders>
                    <w:top w:val="single" w:sz="8" w:space="0" w:color="AFAFAF"/>
                  </w:tcBorders>
                </w:tcPr>
                <w:p w14:paraId="3280CB3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The advantages, risks and complications of transfusion therapy, as well as alternatives and the option to refuse transfusion have been explained to the patient and or family, and (s)he/they have given an informed consent.</w:t>
                  </w:r>
                </w:p>
              </w:tc>
              <w:tc>
                <w:tcPr>
                  <w:tcW w:w="245" w:type="dxa"/>
                  <w:tcBorders>
                    <w:top w:val="single" w:sz="8" w:space="0" w:color="AFAFAF"/>
                  </w:tcBorders>
                </w:tcPr>
                <w:p w14:paraId="12002F8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C2B48B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3929BE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A73E8E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C5CEE5D" w14:textId="77777777">
              <w:tc>
                <w:tcPr>
                  <w:tcW w:w="1962" w:type="dxa"/>
                  <w:tcBorders>
                    <w:top w:val="single" w:sz="8" w:space="0" w:color="AFAFAF"/>
                  </w:tcBorders>
                </w:tcPr>
                <w:p w14:paraId="76A3737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Blood or Blood Products administered under emergent conditions:</w:t>
                  </w:r>
                </w:p>
              </w:tc>
              <w:tc>
                <w:tcPr>
                  <w:tcW w:w="245" w:type="dxa"/>
                  <w:tcBorders>
                    <w:top w:val="single" w:sz="8" w:space="0" w:color="AFAFAF"/>
                  </w:tcBorders>
                </w:tcPr>
                <w:p w14:paraId="779249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21E154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722FC2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430BA0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A61AD2E" w14:textId="77777777">
              <w:tc>
                <w:tcPr>
                  <w:tcW w:w="1962" w:type="dxa"/>
                  <w:tcBorders>
                    <w:top w:val="single" w:sz="8" w:space="0" w:color="AFAFAF"/>
                  </w:tcBorders>
                </w:tcPr>
                <w:p w14:paraId="2431477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1190813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FBA100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Transfuse each unit over 15 - 30 minutes.</w:t>
                  </w:r>
                </w:p>
              </w:tc>
              <w:tc>
                <w:tcPr>
                  <w:tcW w:w="245" w:type="dxa"/>
                  <w:tcBorders>
                    <w:top w:val="single" w:sz="8" w:space="0" w:color="AFAFAF"/>
                  </w:tcBorders>
                </w:tcPr>
                <w:p w14:paraId="50055F0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91AF624"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303D78F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9BB58B4" w14:textId="77777777" w:rsidTr="00255875">
        <w:trPr>
          <w:gridAfter w:val="3"/>
          <w:wAfter w:w="580" w:type="dxa"/>
          <w:cantSplit/>
        </w:trPr>
        <w:tc>
          <w:tcPr>
            <w:tcW w:w="115" w:type="dxa"/>
            <w:tcBorders>
              <w:top w:val="nil"/>
              <w:left w:val="single" w:sz="8" w:space="0" w:color="AFAFAF"/>
              <w:bottom w:val="nil"/>
              <w:right w:val="nil"/>
            </w:tcBorders>
          </w:tcPr>
          <w:p w14:paraId="420DE03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295E86A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A5F854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D882CB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INR [85610B]</w:t>
            </w:r>
          </w:p>
        </w:tc>
        <w:tc>
          <w:tcPr>
            <w:tcW w:w="345" w:type="dxa"/>
            <w:gridSpan w:val="2"/>
            <w:tcBorders>
              <w:top w:val="single" w:sz="8" w:space="0" w:color="AFAFAF"/>
              <w:left w:val="nil"/>
              <w:bottom w:val="nil"/>
              <w:right w:val="nil"/>
            </w:tcBorders>
            <w:shd w:val="clear" w:color="auto" w:fill="FFFFFF"/>
          </w:tcPr>
          <w:p w14:paraId="5C2825F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719A67DE" w14:textId="77777777">
              <w:tc>
                <w:tcPr>
                  <w:tcW w:w="1962" w:type="dxa"/>
                </w:tcPr>
                <w:p w14:paraId="0B46865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2B9CCE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9AE2A8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69A3702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E12C84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88A6C37" w14:textId="77777777">
              <w:tc>
                <w:tcPr>
                  <w:tcW w:w="1962" w:type="dxa"/>
                </w:tcPr>
                <w:p w14:paraId="4B8F973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5EA85A9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BA73AB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Timing Critical</w:t>
                  </w:r>
                </w:p>
              </w:tc>
              <w:tc>
                <w:tcPr>
                  <w:tcW w:w="245" w:type="dxa"/>
                </w:tcPr>
                <w:p w14:paraId="5985BBE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A876DC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7C996969" w14:textId="77777777">
              <w:tc>
                <w:tcPr>
                  <w:tcW w:w="1962" w:type="dxa"/>
                  <w:tcBorders>
                    <w:top w:val="single" w:sz="8" w:space="0" w:color="AFAFAF"/>
                  </w:tcBorders>
                </w:tcPr>
                <w:p w14:paraId="316651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3D4E751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5EF2A4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334E83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FBD4F5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53313EB" w14:textId="77777777">
              <w:tc>
                <w:tcPr>
                  <w:tcW w:w="1962" w:type="dxa"/>
                  <w:tcBorders>
                    <w:top w:val="single" w:sz="8" w:space="0" w:color="AFAFAF"/>
                  </w:tcBorders>
                </w:tcPr>
                <w:p w14:paraId="246DD2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243D3E2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C86D1D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45" w:type="dxa"/>
                  <w:tcBorders>
                    <w:top w:val="single" w:sz="8" w:space="0" w:color="AFAFAF"/>
                  </w:tcBorders>
                </w:tcPr>
                <w:p w14:paraId="3B2CCCE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0BD31F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[qAM]   [Tom AM]   [q other AM]</w:t>
                  </w:r>
                </w:p>
              </w:tc>
            </w:tr>
            <w:tr w:rsidR="00CB6859" w14:paraId="7A2DB52B" w14:textId="77777777">
              <w:tc>
                <w:tcPr>
                  <w:tcW w:w="1962" w:type="dxa"/>
                  <w:tcBorders>
                    <w:top w:val="single" w:sz="8" w:space="0" w:color="AFAFAF"/>
                  </w:tcBorders>
                </w:tcPr>
                <w:p w14:paraId="038FFEE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4631D5C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0E31D8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23F126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5668C9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55F14DD4" w14:textId="77777777">
              <w:tc>
                <w:tcPr>
                  <w:tcW w:w="1962" w:type="dxa"/>
                  <w:tcBorders>
                    <w:top w:val="single" w:sz="8" w:space="0" w:color="AFAFAF"/>
                  </w:tcBorders>
                </w:tcPr>
                <w:p w14:paraId="468C2F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0B0820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1C3E83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63B0B2B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CC3FDE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702B03E4" w14:textId="77777777">
              <w:tc>
                <w:tcPr>
                  <w:tcW w:w="1962" w:type="dxa"/>
                  <w:tcBorders>
                    <w:top w:val="single" w:sz="8" w:space="0" w:color="AFAFAF"/>
                  </w:tcBorders>
                </w:tcPr>
                <w:p w14:paraId="2543AAF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30027D4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A8BF0F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5A72E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9B2EC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1ABC66FE"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7A59F399" w14:textId="77777777">
                    <w:tc>
                      <w:tcPr>
                        <w:tcW w:w="196" w:type="dxa"/>
                      </w:tcPr>
                      <w:p w14:paraId="3D41340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097576C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67E32F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1AF1D4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603F6C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11F08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E840FA4"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2B5906A2"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116038AA"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336A93F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6DDD910C" w14:textId="77777777">
              <w:tc>
                <w:tcPr>
                  <w:tcW w:w="1962" w:type="dxa"/>
                  <w:tcBorders>
                    <w:top w:val="single" w:sz="8" w:space="0" w:color="AFAFAF"/>
                  </w:tcBorders>
                </w:tcPr>
                <w:p w14:paraId="48C7F17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39866DB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52BF45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Immediately after 4 units of FFP is infused.</w:t>
                  </w:r>
                </w:p>
              </w:tc>
              <w:tc>
                <w:tcPr>
                  <w:tcW w:w="245" w:type="dxa"/>
                  <w:tcBorders>
                    <w:top w:val="single" w:sz="8" w:space="0" w:color="AFAFAF"/>
                  </w:tcBorders>
                </w:tcPr>
                <w:p w14:paraId="324ADA1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C9EA99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7E98B6A" w14:textId="77777777">
              <w:tc>
                <w:tcPr>
                  <w:tcW w:w="1962" w:type="dxa"/>
                  <w:tcBorders>
                    <w:top w:val="single" w:sz="8" w:space="0" w:color="AFAFAF"/>
                  </w:tcBorders>
                </w:tcPr>
                <w:p w14:paraId="68126F5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6476CA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D1FEDA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CEDE9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E2C6347"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2596154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43EC7A9" w14:textId="77777777" w:rsidTr="00255875">
        <w:trPr>
          <w:gridAfter w:val="1"/>
          <w:wAfter w:w="118" w:type="dxa"/>
          <w:cantSplit/>
        </w:trPr>
        <w:tc>
          <w:tcPr>
            <w:tcW w:w="115" w:type="dxa"/>
            <w:tcBorders>
              <w:top w:val="nil"/>
              <w:left w:val="single" w:sz="8" w:space="0" w:color="AFAFAF"/>
              <w:bottom w:val="nil"/>
              <w:right w:val="nil"/>
            </w:tcBorders>
          </w:tcPr>
          <w:p w14:paraId="7346BA4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7B65C5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0A5031E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41977E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6BC9B55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17A257A" w14:textId="77777777" w:rsidTr="00255875">
        <w:tc>
          <w:tcPr>
            <w:tcW w:w="115" w:type="dxa"/>
            <w:tcBorders>
              <w:top w:val="nil"/>
              <w:left w:val="single" w:sz="8" w:space="0" w:color="AFAFAF"/>
              <w:bottom w:val="nil"/>
              <w:right w:val="nil"/>
            </w:tcBorders>
          </w:tcPr>
          <w:p w14:paraId="677E7E60"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7AC31CDC"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2A372B05"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3FFB62F9" w14:textId="77777777" w:rsidTr="00255875">
        <w:trPr>
          <w:gridAfter w:val="1"/>
          <w:wAfter w:w="118" w:type="dxa"/>
          <w:cantSplit/>
        </w:trPr>
        <w:tc>
          <w:tcPr>
            <w:tcW w:w="115" w:type="dxa"/>
            <w:tcBorders>
              <w:top w:val="nil"/>
              <w:left w:val="single" w:sz="8" w:space="0" w:color="AFAFAF"/>
              <w:bottom w:val="nil"/>
              <w:right w:val="nil"/>
            </w:tcBorders>
          </w:tcPr>
          <w:p w14:paraId="65FC77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218D2CC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Nursing [19633]</w:t>
            </w:r>
          </w:p>
        </w:tc>
      </w:tr>
      <w:tr w:rsidR="00CB6859" w14:paraId="7CC5BEDF" w14:textId="77777777" w:rsidTr="00255875">
        <w:tc>
          <w:tcPr>
            <w:tcW w:w="115" w:type="dxa"/>
            <w:tcBorders>
              <w:top w:val="nil"/>
              <w:left w:val="single" w:sz="8" w:space="0" w:color="AFAFAF"/>
              <w:bottom w:val="nil"/>
              <w:right w:val="nil"/>
            </w:tcBorders>
          </w:tcPr>
          <w:p w14:paraId="2A10C965"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610AE07C"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7952E91C"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12D843F0" w14:textId="77777777" w:rsidTr="00255875">
        <w:trPr>
          <w:gridAfter w:val="1"/>
          <w:wAfter w:w="118" w:type="dxa"/>
          <w:cantSplit/>
        </w:trPr>
        <w:tc>
          <w:tcPr>
            <w:tcW w:w="115" w:type="dxa"/>
            <w:tcBorders>
              <w:top w:val="nil"/>
              <w:left w:val="single" w:sz="8" w:space="0" w:color="AFAFAF"/>
              <w:bottom w:val="nil"/>
              <w:right w:val="nil"/>
            </w:tcBorders>
          </w:tcPr>
          <w:p w14:paraId="493859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11DB45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3F5DE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VERIFY THAT CONSENT HAS BEEN SIGNED FOR PLANNED PROCEDURE [210285]</w:t>
            </w:r>
          </w:p>
        </w:tc>
        <w:tc>
          <w:tcPr>
            <w:tcW w:w="345" w:type="dxa"/>
            <w:gridSpan w:val="2"/>
            <w:tcBorders>
              <w:top w:val="single" w:sz="8" w:space="0" w:color="AFAFAF"/>
              <w:left w:val="nil"/>
              <w:bottom w:val="nil"/>
              <w:right w:val="nil"/>
            </w:tcBorders>
            <w:shd w:val="clear" w:color="auto" w:fill="FFFFFF"/>
          </w:tcPr>
          <w:p w14:paraId="2A54144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5F4B4634" w14:textId="77777777">
              <w:tc>
                <w:tcPr>
                  <w:tcW w:w="2128" w:type="dxa"/>
                </w:tcPr>
                <w:p w14:paraId="769BB2A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4E22757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1B01D96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30FE4FF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74D65E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2EC9FE5" w14:textId="77777777">
              <w:tc>
                <w:tcPr>
                  <w:tcW w:w="2128" w:type="dxa"/>
                </w:tcPr>
                <w:p w14:paraId="65D1195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21C5563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2A89B7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0041431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2B7DE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6ACCDB55" w14:textId="77777777">
              <w:tc>
                <w:tcPr>
                  <w:tcW w:w="2128" w:type="dxa"/>
                  <w:tcBorders>
                    <w:top w:val="single" w:sz="8" w:space="0" w:color="AFAFAF"/>
                  </w:tcBorders>
                </w:tcPr>
                <w:p w14:paraId="0ABEE8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58E9C42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B16BD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5266F2C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27B99E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[TID]   [QShift]   [AS NEEDED (NURSING)]   [daily]   [BID]   [q2H]   [q6H]   [QID]</w:t>
                  </w:r>
                </w:p>
              </w:tc>
            </w:tr>
            <w:tr w:rsidR="00CB6859" w14:paraId="2A050845" w14:textId="77777777">
              <w:tc>
                <w:tcPr>
                  <w:tcW w:w="2128" w:type="dxa"/>
                  <w:tcBorders>
                    <w:top w:val="single" w:sz="8" w:space="0" w:color="AFAFAF"/>
                  </w:tcBorders>
                </w:tcPr>
                <w:p w14:paraId="50073B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40862FD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6E5AA4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3C29D4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C1919F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EE13585" w14:textId="77777777">
              <w:tc>
                <w:tcPr>
                  <w:tcW w:w="2128" w:type="dxa"/>
                  <w:tcBorders>
                    <w:top w:val="single" w:sz="8" w:space="0" w:color="AFAFAF"/>
                  </w:tcBorders>
                </w:tcPr>
                <w:p w14:paraId="1E1B11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0F6C5B6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AFB5E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86163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B217DB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1FD1BE3" w14:textId="77777777">
              <w:tc>
                <w:tcPr>
                  <w:tcW w:w="2128" w:type="dxa"/>
                  <w:tcBorders>
                    <w:top w:val="single" w:sz="8" w:space="0" w:color="AFAFAF"/>
                  </w:tcBorders>
                </w:tcPr>
                <w:p w14:paraId="70CEE6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4C7A90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503D35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ED02C8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34891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628833D4"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00AE272E" w14:textId="77777777">
                    <w:tc>
                      <w:tcPr>
                        <w:tcW w:w="212" w:type="dxa"/>
                      </w:tcPr>
                      <w:p w14:paraId="5623A66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30B3E6E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421BB7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D21C7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3ECAE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9E882C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7EED022"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5FB38423"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04E1201D"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4B99B3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1E392F4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9638111" w14:textId="77777777" w:rsidTr="00255875">
        <w:trPr>
          <w:gridAfter w:val="1"/>
          <w:wAfter w:w="118" w:type="dxa"/>
          <w:cantSplit/>
        </w:trPr>
        <w:tc>
          <w:tcPr>
            <w:tcW w:w="115" w:type="dxa"/>
            <w:tcBorders>
              <w:top w:val="nil"/>
              <w:left w:val="single" w:sz="8" w:space="0" w:color="AFAFAF"/>
              <w:bottom w:val="nil"/>
              <w:right w:val="nil"/>
            </w:tcBorders>
          </w:tcPr>
          <w:p w14:paraId="0DB3130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9EE8A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3F4153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NOTIFY PHYSICIAN [210844]</w:t>
            </w:r>
          </w:p>
        </w:tc>
        <w:tc>
          <w:tcPr>
            <w:tcW w:w="345" w:type="dxa"/>
            <w:gridSpan w:val="2"/>
            <w:tcBorders>
              <w:top w:val="single" w:sz="8" w:space="0" w:color="AFAFAF"/>
              <w:left w:val="nil"/>
              <w:bottom w:val="nil"/>
              <w:right w:val="nil"/>
            </w:tcBorders>
            <w:shd w:val="clear" w:color="auto" w:fill="FFFFFF"/>
          </w:tcPr>
          <w:p w14:paraId="483FC2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528262FA" w14:textId="77777777">
              <w:tc>
                <w:tcPr>
                  <w:tcW w:w="2128" w:type="dxa"/>
                </w:tcPr>
                <w:p w14:paraId="51273E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6985F9A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53C875A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4C577C8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5350816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975F165" w14:textId="77777777">
              <w:tc>
                <w:tcPr>
                  <w:tcW w:w="2128" w:type="dxa"/>
                </w:tcPr>
                <w:p w14:paraId="6F1C00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205EC08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6E0CD3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7D2D355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4A6395C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10314B87" w14:textId="77777777">
              <w:tc>
                <w:tcPr>
                  <w:tcW w:w="2128" w:type="dxa"/>
                  <w:tcBorders>
                    <w:top w:val="single" w:sz="8" w:space="0" w:color="AFAFAF"/>
                  </w:tcBorders>
                </w:tcPr>
                <w:p w14:paraId="6CBAA4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4F42E9A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50A6F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w:t>
                  </w:r>
                </w:p>
              </w:tc>
              <w:tc>
                <w:tcPr>
                  <w:tcW w:w="266" w:type="dxa"/>
                  <w:tcBorders>
                    <w:top w:val="single" w:sz="8" w:space="0" w:color="AFAFAF"/>
                  </w:tcBorders>
                </w:tcPr>
                <w:p w14:paraId="0C6383E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0C8BE1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[TID]   [QShift]   [AS NEEDED (NURSING)]   [daily]   [BID]   [q2H]   [q6H]   [QID]</w:t>
                  </w:r>
                </w:p>
              </w:tc>
            </w:tr>
            <w:tr w:rsidR="00CB6859" w14:paraId="03764B6D" w14:textId="77777777">
              <w:tc>
                <w:tcPr>
                  <w:tcW w:w="2128" w:type="dxa"/>
                  <w:tcBorders>
                    <w:top w:val="single" w:sz="8" w:space="0" w:color="AFAFAF"/>
                  </w:tcBorders>
                </w:tcPr>
                <w:p w14:paraId="4E2B455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6D102FD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109048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Notify physician of INR results.  Notify physician if O2 saturation falls below 92%.</w:t>
                  </w:r>
                </w:p>
              </w:tc>
              <w:tc>
                <w:tcPr>
                  <w:tcW w:w="266" w:type="dxa"/>
                  <w:tcBorders>
                    <w:top w:val="single" w:sz="8" w:space="0" w:color="AFAFAF"/>
                  </w:tcBorders>
                </w:tcPr>
                <w:p w14:paraId="71FFA7C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7D3627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A8082A0" w14:textId="77777777">
              <w:tc>
                <w:tcPr>
                  <w:tcW w:w="2128" w:type="dxa"/>
                  <w:tcBorders>
                    <w:top w:val="single" w:sz="8" w:space="0" w:color="AFAFAF"/>
                  </w:tcBorders>
                </w:tcPr>
                <w:p w14:paraId="6C384B5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46B04CE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4825E2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86204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358A36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063E9AA" w14:textId="77777777">
              <w:tc>
                <w:tcPr>
                  <w:tcW w:w="2128" w:type="dxa"/>
                  <w:tcBorders>
                    <w:top w:val="single" w:sz="8" w:space="0" w:color="AFAFAF"/>
                  </w:tcBorders>
                </w:tcPr>
                <w:p w14:paraId="1F200B9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2B68928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5CAA24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9C172F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D632A8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6A5DF3A5"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21CB0F2B" w14:textId="77777777">
                    <w:tc>
                      <w:tcPr>
                        <w:tcW w:w="212" w:type="dxa"/>
                      </w:tcPr>
                      <w:p w14:paraId="7408109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7470AD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06119F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D18BC5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8FE23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891CF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CD72D68"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35F5A10F"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2B3091B8"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01530E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3158DEA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C56AF65" w14:textId="77777777" w:rsidTr="00255875">
        <w:trPr>
          <w:gridAfter w:val="1"/>
          <w:wAfter w:w="118" w:type="dxa"/>
          <w:cantSplit/>
        </w:trPr>
        <w:tc>
          <w:tcPr>
            <w:tcW w:w="115" w:type="dxa"/>
            <w:tcBorders>
              <w:top w:val="nil"/>
              <w:left w:val="single" w:sz="8" w:space="0" w:color="AFAFAF"/>
              <w:bottom w:val="nil"/>
              <w:right w:val="nil"/>
            </w:tcBorders>
          </w:tcPr>
          <w:p w14:paraId="395B4A6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7E43555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782D123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741FAEC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7E7FEA9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7FDAAEB" w14:textId="77777777" w:rsidTr="00255875">
        <w:tc>
          <w:tcPr>
            <w:tcW w:w="115" w:type="dxa"/>
            <w:tcBorders>
              <w:top w:val="nil"/>
              <w:left w:val="single" w:sz="8" w:space="0" w:color="AFAFAF"/>
              <w:bottom w:val="nil"/>
              <w:right w:val="nil"/>
            </w:tcBorders>
          </w:tcPr>
          <w:p w14:paraId="74936CC3"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56C06216"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2D7FB98A"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5C27F398" w14:textId="77777777" w:rsidTr="00255875">
        <w:trPr>
          <w:gridAfter w:val="1"/>
          <w:wAfter w:w="118" w:type="dxa"/>
          <w:cantSplit/>
        </w:trPr>
        <w:tc>
          <w:tcPr>
            <w:tcW w:w="115" w:type="dxa"/>
            <w:tcBorders>
              <w:top w:val="nil"/>
              <w:left w:val="single" w:sz="8" w:space="0" w:color="AFAFAF"/>
              <w:bottom w:val="nil"/>
              <w:right w:val="nil"/>
            </w:tcBorders>
          </w:tcPr>
          <w:p w14:paraId="7992AD4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shd w:val="clear" w:color="auto" w:fill="000080"/>
          </w:tcPr>
          <w:p w14:paraId="0B0F11B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FFFFFF"/>
                <w:sz w:val="28"/>
                <w:szCs w:val="28"/>
              </w:rPr>
              <w:t>MANAGEMENT OF LIFE-THREATENING BLEED ON WARFARIN IF KCENTRA IS CONTRAINDICATED  [Click here to view'</w:t>
            </w:r>
          </w:p>
        </w:tc>
      </w:tr>
      <w:tr w:rsidR="00CB6859" w14:paraId="52CFBA5D" w14:textId="77777777" w:rsidTr="00255875">
        <w:tc>
          <w:tcPr>
            <w:tcW w:w="115" w:type="dxa"/>
            <w:tcBorders>
              <w:top w:val="nil"/>
              <w:left w:val="single" w:sz="8" w:space="0" w:color="AFAFAF"/>
              <w:bottom w:val="nil"/>
              <w:right w:val="nil"/>
            </w:tcBorders>
          </w:tcPr>
          <w:p w14:paraId="03B9050F"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289" w:type="dxa"/>
            <w:gridSpan w:val="12"/>
            <w:tcBorders>
              <w:top w:val="nil"/>
              <w:left w:val="nil"/>
              <w:bottom w:val="nil"/>
              <w:right w:val="nil"/>
            </w:tcBorders>
          </w:tcPr>
          <w:p w14:paraId="6C03C712"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8" w:type="dxa"/>
            <w:tcBorders>
              <w:top w:val="nil"/>
              <w:left w:val="nil"/>
              <w:bottom w:val="nil"/>
              <w:right w:val="nil"/>
            </w:tcBorders>
          </w:tcPr>
          <w:p w14:paraId="67F8E756"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r>
      <w:tr w:rsidR="00CB6859" w14:paraId="59975D7C" w14:textId="77777777" w:rsidTr="00255875">
        <w:trPr>
          <w:gridAfter w:val="1"/>
          <w:wAfter w:w="118" w:type="dxa"/>
          <w:cantSplit/>
        </w:trPr>
        <w:tc>
          <w:tcPr>
            <w:tcW w:w="115" w:type="dxa"/>
            <w:tcBorders>
              <w:top w:val="nil"/>
              <w:left w:val="single" w:sz="8" w:space="0" w:color="AFAFAF"/>
              <w:bottom w:val="nil"/>
              <w:right w:val="nil"/>
            </w:tcBorders>
          </w:tcPr>
          <w:p w14:paraId="062D5F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15BEF3B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For INITIAL INR: (Single Response) [136935]</w:t>
            </w:r>
          </w:p>
        </w:tc>
      </w:tr>
      <w:tr w:rsidR="00CB6859" w14:paraId="3D887179" w14:textId="77777777" w:rsidTr="00255875">
        <w:trPr>
          <w:gridAfter w:val="1"/>
          <w:wAfter w:w="118" w:type="dxa"/>
          <w:cantSplit/>
        </w:trPr>
        <w:tc>
          <w:tcPr>
            <w:tcW w:w="115" w:type="dxa"/>
            <w:tcBorders>
              <w:top w:val="nil"/>
              <w:left w:val="single" w:sz="8" w:space="0" w:color="AFAFAF"/>
              <w:bottom w:val="nil"/>
              <w:right w:val="nil"/>
            </w:tcBorders>
          </w:tcPr>
          <w:p w14:paraId="1EEA40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nil"/>
              <w:bottom w:val="nil"/>
              <w:right w:val="nil"/>
            </w:tcBorders>
          </w:tcPr>
          <w:p w14:paraId="1BC7C19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828" w:type="dxa"/>
            <w:gridSpan w:val="10"/>
            <w:tcBorders>
              <w:top w:val="nil"/>
              <w:left w:val="nil"/>
              <w:bottom w:val="nil"/>
              <w:right w:val="nil"/>
            </w:tcBorders>
          </w:tcPr>
          <w:p w14:paraId="595BA7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Treatment of INITIAL INR includes orders for:</w:t>
            </w:r>
          </w:p>
          <w:p w14:paraId="2C48435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 factor IX complex (PROFILNINE) IV x1</w:t>
            </w:r>
          </w:p>
          <w:p w14:paraId="6B4D384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 vitamin K 10 MG IVPB x1</w:t>
            </w:r>
          </w:p>
          <w:p w14:paraId="0C75C2E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 Fresh Frozen Plasma Product 1 UNIT x1</w:t>
            </w:r>
          </w:p>
          <w:p w14:paraId="1CC4001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 Transfuse Frozen Plasma Order</w:t>
            </w:r>
          </w:p>
          <w:p w14:paraId="26449E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 Repeat INR immediately after PROFILNINE administration</w:t>
            </w:r>
          </w:p>
          <w:p w14:paraId="3182FDB5" w14:textId="77777777" w:rsidR="00CB6859" w:rsidRDefault="00CB6859">
            <w:pPr>
              <w:widowControl w:val="0"/>
              <w:autoSpaceDE w:val="0"/>
              <w:autoSpaceDN w:val="0"/>
              <w:adjustRightInd w:val="0"/>
              <w:spacing w:after="0" w:line="240" w:lineRule="auto"/>
              <w:rPr>
                <w:rFonts w:ascii="Arial" w:hAnsi="Arial" w:cs="Arial"/>
                <w:sz w:val="20"/>
                <w:szCs w:val="20"/>
              </w:rPr>
            </w:pPr>
          </w:p>
          <w:p w14:paraId="094BDFF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Select one of the order panels below:</w:t>
            </w:r>
          </w:p>
          <w:p w14:paraId="3EDC176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31" w:type="dxa"/>
            <w:tcBorders>
              <w:top w:val="nil"/>
              <w:left w:val="nil"/>
              <w:bottom w:val="nil"/>
              <w:right w:val="nil"/>
            </w:tcBorders>
          </w:tcPr>
          <w:p w14:paraId="1C7B340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8F20790" w14:textId="77777777" w:rsidTr="00255875">
        <w:tc>
          <w:tcPr>
            <w:tcW w:w="115" w:type="dxa"/>
            <w:tcBorders>
              <w:top w:val="nil"/>
              <w:left w:val="single" w:sz="8" w:space="0" w:color="AFAFAF"/>
              <w:bottom w:val="nil"/>
              <w:right w:val="nil"/>
            </w:tcBorders>
          </w:tcPr>
          <w:p w14:paraId="367602E1"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685935FF"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417963AF"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2FE9A6BB" w14:textId="77777777" w:rsidTr="00255875">
        <w:trPr>
          <w:cantSplit/>
        </w:trPr>
        <w:tc>
          <w:tcPr>
            <w:tcW w:w="115" w:type="dxa"/>
            <w:tcBorders>
              <w:top w:val="nil"/>
              <w:left w:val="single" w:sz="8" w:space="0" w:color="AFAFAF"/>
              <w:bottom w:val="nil"/>
              <w:right w:val="nil"/>
            </w:tcBorders>
          </w:tcPr>
          <w:p w14:paraId="28191B1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663144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0B1457F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BPAM WARFARIN EMERGENCY REVERSAL ORDERS FOR INITIAL INR 1.5 - 3.5  [416623]</w:t>
            </w:r>
          </w:p>
        </w:tc>
        <w:tc>
          <w:tcPr>
            <w:tcW w:w="345" w:type="dxa"/>
            <w:tcBorders>
              <w:top w:val="single" w:sz="8" w:space="0" w:color="AFAFAF"/>
              <w:left w:val="nil"/>
              <w:bottom w:val="nil"/>
              <w:right w:val="nil"/>
            </w:tcBorders>
            <w:shd w:val="clear" w:color="auto" w:fill="FFFFFF"/>
          </w:tcPr>
          <w:p w14:paraId="267F7D3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03F382B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DA26D23" w14:textId="77777777" w:rsidTr="00255875">
        <w:trPr>
          <w:gridAfter w:val="3"/>
          <w:wAfter w:w="580" w:type="dxa"/>
          <w:cantSplit/>
        </w:trPr>
        <w:tc>
          <w:tcPr>
            <w:tcW w:w="115" w:type="dxa"/>
            <w:tcBorders>
              <w:top w:val="nil"/>
              <w:left w:val="single" w:sz="8" w:space="0" w:color="AFAFAF"/>
              <w:bottom w:val="nil"/>
              <w:right w:val="nil"/>
            </w:tcBorders>
          </w:tcPr>
          <w:p w14:paraId="31AE130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7E1CA4C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BEA005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4B1CF8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factor IX complex (PROFILNINE) 25 UNITS/KG/DOSE IV (intracranial hemorrhage, life, or limb threatening bleeds ONLY) [11553]</w:t>
            </w:r>
          </w:p>
        </w:tc>
        <w:tc>
          <w:tcPr>
            <w:tcW w:w="345" w:type="dxa"/>
            <w:gridSpan w:val="2"/>
            <w:tcBorders>
              <w:top w:val="single" w:sz="8" w:space="0" w:color="AFAFAF"/>
              <w:left w:val="nil"/>
              <w:bottom w:val="nil"/>
              <w:right w:val="nil"/>
            </w:tcBorders>
            <w:shd w:val="clear" w:color="auto" w:fill="FFFFFF"/>
          </w:tcPr>
          <w:p w14:paraId="3166009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0DC24DC0" w14:textId="77777777">
              <w:tc>
                <w:tcPr>
                  <w:tcW w:w="1962" w:type="dxa"/>
                </w:tcPr>
                <w:p w14:paraId="31326F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76F469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97DE31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0D7E283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BD8F8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DAD0E8C" w14:textId="77777777">
              <w:tc>
                <w:tcPr>
                  <w:tcW w:w="1962" w:type="dxa"/>
                </w:tcPr>
                <w:p w14:paraId="722D6CE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53B7D5E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E96B0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25 Units/kg/dose</w:t>
                  </w:r>
                </w:p>
              </w:tc>
              <w:tc>
                <w:tcPr>
                  <w:tcW w:w="245" w:type="dxa"/>
                </w:tcPr>
                <w:p w14:paraId="05F4683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C4E94B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31F82AE" w14:textId="77777777">
              <w:tc>
                <w:tcPr>
                  <w:tcW w:w="1962" w:type="dxa"/>
                  <w:tcBorders>
                    <w:top w:val="single" w:sz="8" w:space="0" w:color="AFAFAF"/>
                  </w:tcBorders>
                </w:tcPr>
                <w:p w14:paraId="3313DC5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1BF7BF8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A7B8F6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4139822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64368F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0005B2D4" w14:textId="77777777">
              <w:tc>
                <w:tcPr>
                  <w:tcW w:w="1962" w:type="dxa"/>
                  <w:tcBorders>
                    <w:top w:val="single" w:sz="8" w:space="0" w:color="AFAFAF"/>
                  </w:tcBorders>
                </w:tcPr>
                <w:p w14:paraId="1AE546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68BDF9E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B29EDA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729044B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3A8064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4EC6F69" w14:textId="77777777">
              <w:tc>
                <w:tcPr>
                  <w:tcW w:w="1962" w:type="dxa"/>
                  <w:tcBorders>
                    <w:top w:val="single" w:sz="8" w:space="0" w:color="AFAFAF"/>
                  </w:tcBorders>
                </w:tcPr>
                <w:p w14:paraId="75AA2B1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C449E9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F84471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60A8277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DFE6EC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EBABEE4" w14:textId="77777777">
              <w:tc>
                <w:tcPr>
                  <w:tcW w:w="1962" w:type="dxa"/>
                  <w:tcBorders>
                    <w:top w:val="single" w:sz="8" w:space="0" w:color="AFAFAF"/>
                  </w:tcBorders>
                </w:tcPr>
                <w:p w14:paraId="4D7ABB9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787AEB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EACDCF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Infuse slowly.  Do not exceed rate of 10 mL/minute.</w:t>
                  </w:r>
                </w:p>
              </w:tc>
              <w:tc>
                <w:tcPr>
                  <w:tcW w:w="245" w:type="dxa"/>
                  <w:tcBorders>
                    <w:top w:val="single" w:sz="8" w:space="0" w:color="AFAFAF"/>
                  </w:tcBorders>
                </w:tcPr>
                <w:p w14:paraId="68A6CDB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22EF6B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E133B40" w14:textId="77777777">
              <w:tc>
                <w:tcPr>
                  <w:tcW w:w="1962" w:type="dxa"/>
                  <w:tcBorders>
                    <w:top w:val="single" w:sz="8" w:space="0" w:color="AFAFAF"/>
                  </w:tcBorders>
                </w:tcPr>
                <w:p w14:paraId="1D39FB7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54708E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D0634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2126FC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8570979"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52D4ED5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12F78F4" w14:textId="77777777" w:rsidTr="00255875">
        <w:trPr>
          <w:gridAfter w:val="3"/>
          <w:wAfter w:w="580" w:type="dxa"/>
          <w:cantSplit/>
        </w:trPr>
        <w:tc>
          <w:tcPr>
            <w:tcW w:w="115" w:type="dxa"/>
            <w:tcBorders>
              <w:top w:val="nil"/>
              <w:left w:val="single" w:sz="8" w:space="0" w:color="AFAFAF"/>
              <w:bottom w:val="nil"/>
              <w:right w:val="nil"/>
            </w:tcBorders>
          </w:tcPr>
          <w:p w14:paraId="6B41B09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522007F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1DD6AD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659709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vitamin K (AQUA-MEPHYTON) 10 MG IVPB [66281]</w:t>
            </w:r>
          </w:p>
        </w:tc>
        <w:tc>
          <w:tcPr>
            <w:tcW w:w="345" w:type="dxa"/>
            <w:gridSpan w:val="2"/>
            <w:tcBorders>
              <w:top w:val="single" w:sz="8" w:space="0" w:color="AFAFAF"/>
              <w:left w:val="nil"/>
              <w:bottom w:val="nil"/>
              <w:right w:val="nil"/>
            </w:tcBorders>
            <w:shd w:val="clear" w:color="auto" w:fill="FFFFFF"/>
          </w:tcPr>
          <w:p w14:paraId="0041DF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3BB8C002" w14:textId="77777777">
              <w:tc>
                <w:tcPr>
                  <w:tcW w:w="1962" w:type="dxa"/>
                </w:tcPr>
                <w:p w14:paraId="7A3087E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32D9D47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9B919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D111A8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43476A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AD0462E" w14:textId="77777777">
              <w:tc>
                <w:tcPr>
                  <w:tcW w:w="1962" w:type="dxa"/>
                </w:tcPr>
                <w:p w14:paraId="39AAD05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690660C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4BAC83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7C9EF8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9A505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 mg]   [2.5 mg]   [5 mg]   [10 mg]</w:t>
                  </w:r>
                </w:p>
              </w:tc>
            </w:tr>
            <w:tr w:rsidR="00CB6859" w14:paraId="6E36054B" w14:textId="77777777">
              <w:tc>
                <w:tcPr>
                  <w:tcW w:w="1962" w:type="dxa"/>
                  <w:tcBorders>
                    <w:top w:val="single" w:sz="8" w:space="0" w:color="AFAFAF"/>
                  </w:tcBorders>
                </w:tcPr>
                <w:p w14:paraId="33212E5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1AFBEBC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D918D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63FFC73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68A99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2A3F4196" w14:textId="77777777">
              <w:tc>
                <w:tcPr>
                  <w:tcW w:w="1962" w:type="dxa"/>
                  <w:tcBorders>
                    <w:top w:val="single" w:sz="8" w:space="0" w:color="AFAFAF"/>
                  </w:tcBorders>
                </w:tcPr>
                <w:p w14:paraId="2975F5B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2D608E3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C3C2C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5B7562D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15D101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A57B5F1" w14:textId="77777777">
              <w:tc>
                <w:tcPr>
                  <w:tcW w:w="1962" w:type="dxa"/>
                  <w:tcBorders>
                    <w:top w:val="single" w:sz="8" w:space="0" w:color="AFAFAF"/>
                  </w:tcBorders>
                </w:tcPr>
                <w:p w14:paraId="57C3DB4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0FC1019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A662DC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3CF63EA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DCE31C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[Daily]</w:t>
                  </w:r>
                </w:p>
              </w:tc>
            </w:tr>
            <w:tr w:rsidR="00CB6859" w14:paraId="1C0601BA" w14:textId="77777777">
              <w:tc>
                <w:tcPr>
                  <w:tcW w:w="1962" w:type="dxa"/>
                  <w:tcBorders>
                    <w:top w:val="single" w:sz="8" w:space="0" w:color="AFAFAF"/>
                  </w:tcBorders>
                </w:tcPr>
                <w:p w14:paraId="11EBCFE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1E943D7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806E8E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phytonadione = vitamin K1</w:t>
                  </w:r>
                </w:p>
              </w:tc>
              <w:tc>
                <w:tcPr>
                  <w:tcW w:w="245" w:type="dxa"/>
                  <w:tcBorders>
                    <w:top w:val="single" w:sz="8" w:space="0" w:color="AFAFAF"/>
                  </w:tcBorders>
                </w:tcPr>
                <w:p w14:paraId="7C22BF1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C0A8E6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C5EC83D" w14:textId="77777777">
              <w:tc>
                <w:tcPr>
                  <w:tcW w:w="1962" w:type="dxa"/>
                  <w:tcBorders>
                    <w:top w:val="single" w:sz="8" w:space="0" w:color="AFAFAF"/>
                  </w:tcBorders>
                </w:tcPr>
                <w:p w14:paraId="2D7CFD2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F08D7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13C452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0361F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75C5612"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0B34BC7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017851A" w14:textId="77777777" w:rsidTr="00255875">
        <w:trPr>
          <w:gridAfter w:val="3"/>
          <w:wAfter w:w="580" w:type="dxa"/>
          <w:cantSplit/>
        </w:trPr>
        <w:tc>
          <w:tcPr>
            <w:tcW w:w="115" w:type="dxa"/>
            <w:tcBorders>
              <w:top w:val="nil"/>
              <w:left w:val="single" w:sz="8" w:space="0" w:color="AFAFAF"/>
              <w:bottom w:val="nil"/>
              <w:right w:val="nil"/>
            </w:tcBorders>
          </w:tcPr>
          <w:p w14:paraId="153FD9F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4D98E05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CE2931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B321E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PLASMA PRODUCT (UNITS) [253555]</w:t>
            </w:r>
          </w:p>
        </w:tc>
        <w:tc>
          <w:tcPr>
            <w:tcW w:w="345" w:type="dxa"/>
            <w:gridSpan w:val="2"/>
            <w:tcBorders>
              <w:top w:val="single" w:sz="8" w:space="0" w:color="AFAFAF"/>
              <w:left w:val="nil"/>
              <w:bottom w:val="nil"/>
              <w:right w:val="nil"/>
            </w:tcBorders>
            <w:shd w:val="clear" w:color="auto" w:fill="FFFFFF"/>
          </w:tcPr>
          <w:p w14:paraId="6CC5BDE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21A76AB8" w14:textId="77777777">
              <w:tc>
                <w:tcPr>
                  <w:tcW w:w="1962" w:type="dxa"/>
                </w:tcPr>
                <w:p w14:paraId="7913D26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087BF1A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5F2F9C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564F3C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2CE9D5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5E03732" w14:textId="77777777">
              <w:tc>
                <w:tcPr>
                  <w:tcW w:w="1962" w:type="dxa"/>
                </w:tcPr>
                <w:p w14:paraId="2EB5E69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135C0F3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DC07B1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6C3EC71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F69B8B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[Today]</w:t>
                  </w:r>
                </w:p>
              </w:tc>
            </w:tr>
            <w:tr w:rsidR="00CB6859" w14:paraId="5EDBD188" w14:textId="77777777">
              <w:tc>
                <w:tcPr>
                  <w:tcW w:w="1962" w:type="dxa"/>
                  <w:tcBorders>
                    <w:top w:val="single" w:sz="8" w:space="0" w:color="AFAFAF"/>
                  </w:tcBorders>
                </w:tcPr>
                <w:p w14:paraId="15B256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How many units are requested?</w:t>
                  </w:r>
                </w:p>
              </w:tc>
              <w:tc>
                <w:tcPr>
                  <w:tcW w:w="245" w:type="dxa"/>
                  <w:tcBorders>
                    <w:top w:val="single" w:sz="8" w:space="0" w:color="AFAFAF"/>
                  </w:tcBorders>
                </w:tcPr>
                <w:p w14:paraId="75AE38F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7CBE68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w:t>
                  </w:r>
                </w:p>
              </w:tc>
              <w:tc>
                <w:tcPr>
                  <w:tcW w:w="245" w:type="dxa"/>
                  <w:tcBorders>
                    <w:top w:val="single" w:sz="8" w:space="0" w:color="AFAFAF"/>
                  </w:tcBorders>
                </w:tcPr>
                <w:p w14:paraId="24575C2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67703D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29C6347" w14:textId="77777777">
              <w:tc>
                <w:tcPr>
                  <w:tcW w:w="1962" w:type="dxa"/>
                  <w:tcBorders>
                    <w:top w:val="single" w:sz="8" w:space="0" w:color="AFAFAF"/>
                  </w:tcBorders>
                </w:tcPr>
                <w:p w14:paraId="32023A9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Plasma Type:</w:t>
                  </w:r>
                </w:p>
              </w:tc>
              <w:tc>
                <w:tcPr>
                  <w:tcW w:w="245" w:type="dxa"/>
                  <w:tcBorders>
                    <w:top w:val="single" w:sz="8" w:space="0" w:color="AFAFAF"/>
                  </w:tcBorders>
                </w:tcPr>
                <w:p w14:paraId="1A8F0AE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CA1008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FROZEN PLASMA</w:t>
                  </w:r>
                </w:p>
              </w:tc>
              <w:tc>
                <w:tcPr>
                  <w:tcW w:w="245" w:type="dxa"/>
                  <w:tcBorders>
                    <w:top w:val="single" w:sz="8" w:space="0" w:color="AFAFAF"/>
                  </w:tcBorders>
                </w:tcPr>
                <w:p w14:paraId="479EFE8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996A09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12D2130" w14:textId="77777777">
              <w:tc>
                <w:tcPr>
                  <w:tcW w:w="1962" w:type="dxa"/>
                  <w:tcBorders>
                    <w:top w:val="single" w:sz="8" w:space="0" w:color="AFAFAF"/>
                  </w:tcBorders>
                </w:tcPr>
                <w:p w14:paraId="249976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If Plasma exchange - enter number of milliliters:</w:t>
                  </w:r>
                </w:p>
              </w:tc>
              <w:tc>
                <w:tcPr>
                  <w:tcW w:w="245" w:type="dxa"/>
                  <w:tcBorders>
                    <w:top w:val="single" w:sz="8" w:space="0" w:color="AFAFAF"/>
                  </w:tcBorders>
                </w:tcPr>
                <w:p w14:paraId="2E55B9F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9CAFFE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BC756D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95A885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FAAB54A" w14:textId="77777777">
              <w:tc>
                <w:tcPr>
                  <w:tcW w:w="1962" w:type="dxa"/>
                  <w:tcBorders>
                    <w:top w:val="single" w:sz="8" w:space="0" w:color="AFAFAF"/>
                  </w:tcBorders>
                </w:tcPr>
                <w:p w14:paraId="3B5EEF0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Number of Milliliters:</w:t>
                  </w:r>
                </w:p>
              </w:tc>
              <w:tc>
                <w:tcPr>
                  <w:tcW w:w="245" w:type="dxa"/>
                  <w:tcBorders>
                    <w:top w:val="single" w:sz="8" w:space="0" w:color="AFAFAF"/>
                  </w:tcBorders>
                </w:tcPr>
                <w:p w14:paraId="4404A90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1D61DE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E4714D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7F8679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3B22F48" w14:textId="77777777">
              <w:tc>
                <w:tcPr>
                  <w:tcW w:w="1962" w:type="dxa"/>
                  <w:tcBorders>
                    <w:top w:val="single" w:sz="8" w:space="0" w:color="AFAFAF"/>
                  </w:tcBorders>
                </w:tcPr>
                <w:p w14:paraId="02F9C2E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42B61A4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F1A65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12A511A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1A2F5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6CE33FAD" w14:textId="77777777">
              <w:tc>
                <w:tcPr>
                  <w:tcW w:w="1962" w:type="dxa"/>
                  <w:tcBorders>
                    <w:top w:val="single" w:sz="8" w:space="0" w:color="AFAFAF"/>
                  </w:tcBorders>
                </w:tcPr>
                <w:p w14:paraId="25CCC4E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3BABCE4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9146D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2FC34C4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252C8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bl>
          <w:p w14:paraId="650EB3E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66E1859" w14:textId="77777777" w:rsidTr="00255875">
        <w:trPr>
          <w:gridAfter w:val="3"/>
          <w:wAfter w:w="580" w:type="dxa"/>
          <w:cantSplit/>
        </w:trPr>
        <w:tc>
          <w:tcPr>
            <w:tcW w:w="115" w:type="dxa"/>
            <w:tcBorders>
              <w:top w:val="nil"/>
              <w:left w:val="single" w:sz="8" w:space="0" w:color="AFAFAF"/>
              <w:bottom w:val="nil"/>
              <w:right w:val="nil"/>
            </w:tcBorders>
          </w:tcPr>
          <w:p w14:paraId="2159D91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0EE9118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E516F6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352BD80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TRANSFUSE PLASMA (UNITS) [253564]</w:t>
            </w:r>
          </w:p>
        </w:tc>
        <w:tc>
          <w:tcPr>
            <w:tcW w:w="345" w:type="dxa"/>
            <w:gridSpan w:val="2"/>
            <w:tcBorders>
              <w:top w:val="single" w:sz="8" w:space="0" w:color="AFAFAF"/>
              <w:left w:val="nil"/>
              <w:bottom w:val="nil"/>
              <w:right w:val="nil"/>
            </w:tcBorders>
            <w:shd w:val="clear" w:color="auto" w:fill="FFFFFF"/>
          </w:tcPr>
          <w:p w14:paraId="6E0C3A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603A3CD3" w14:textId="77777777">
              <w:tc>
                <w:tcPr>
                  <w:tcW w:w="1962" w:type="dxa"/>
                </w:tcPr>
                <w:p w14:paraId="662B0B7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1C62DAC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76FA6E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31630F5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050362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06D067E8" w14:textId="77777777">
              <w:tc>
                <w:tcPr>
                  <w:tcW w:w="1962" w:type="dxa"/>
                </w:tcPr>
                <w:p w14:paraId="353C4F8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65C2F4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032827B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36890F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33296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[Today]</w:t>
                  </w:r>
                </w:p>
              </w:tc>
            </w:tr>
            <w:tr w:rsidR="00CB6859" w14:paraId="26B7149F" w14:textId="77777777">
              <w:tc>
                <w:tcPr>
                  <w:tcW w:w="1962" w:type="dxa"/>
                  <w:tcBorders>
                    <w:top w:val="single" w:sz="8" w:space="0" w:color="AFAFAF"/>
                  </w:tcBorders>
                </w:tcPr>
                <w:p w14:paraId="042EE78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Transfuse each unit over ________ hours.</w:t>
                  </w:r>
                </w:p>
              </w:tc>
              <w:tc>
                <w:tcPr>
                  <w:tcW w:w="245" w:type="dxa"/>
                  <w:tcBorders>
                    <w:top w:val="single" w:sz="8" w:space="0" w:color="AFAFAF"/>
                  </w:tcBorders>
                </w:tcPr>
                <w:p w14:paraId="1675F5E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6664A3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WIDE OPEN</w:t>
                  </w:r>
                </w:p>
              </w:tc>
              <w:tc>
                <w:tcPr>
                  <w:tcW w:w="245" w:type="dxa"/>
                  <w:tcBorders>
                    <w:top w:val="single" w:sz="8" w:space="0" w:color="AFAFAF"/>
                  </w:tcBorders>
                </w:tcPr>
                <w:p w14:paraId="5D39465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94D54B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5FEB981" w14:textId="77777777">
              <w:tc>
                <w:tcPr>
                  <w:tcW w:w="1962" w:type="dxa"/>
                  <w:tcBorders>
                    <w:top w:val="single" w:sz="8" w:space="0" w:color="AFAFAF"/>
                  </w:tcBorders>
                </w:tcPr>
                <w:p w14:paraId="589ED73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The advantages, risks and complications of transfusion therapy, as well as alternatives and the option to refuse transfusion have been explained to the patient and or family, and (s)he/they have given an informed consent.</w:t>
                  </w:r>
                </w:p>
              </w:tc>
              <w:tc>
                <w:tcPr>
                  <w:tcW w:w="245" w:type="dxa"/>
                  <w:tcBorders>
                    <w:top w:val="single" w:sz="8" w:space="0" w:color="AFAFAF"/>
                  </w:tcBorders>
                </w:tcPr>
                <w:p w14:paraId="60B3A02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613574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F07FC3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064618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1FB26D2" w14:textId="77777777">
              <w:tc>
                <w:tcPr>
                  <w:tcW w:w="1962" w:type="dxa"/>
                  <w:tcBorders>
                    <w:top w:val="single" w:sz="8" w:space="0" w:color="AFAFAF"/>
                  </w:tcBorders>
                </w:tcPr>
                <w:p w14:paraId="781F89E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Blood or Blood Products administered under emergent conditions:</w:t>
                  </w:r>
                </w:p>
              </w:tc>
              <w:tc>
                <w:tcPr>
                  <w:tcW w:w="245" w:type="dxa"/>
                  <w:tcBorders>
                    <w:top w:val="single" w:sz="8" w:space="0" w:color="AFAFAF"/>
                  </w:tcBorders>
                </w:tcPr>
                <w:p w14:paraId="6CFAC01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AA8AD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412959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8020EB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F1BBDF8" w14:textId="77777777">
              <w:tc>
                <w:tcPr>
                  <w:tcW w:w="1962" w:type="dxa"/>
                  <w:tcBorders>
                    <w:top w:val="single" w:sz="8" w:space="0" w:color="AFAFAF"/>
                  </w:tcBorders>
                </w:tcPr>
                <w:p w14:paraId="5B0D23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22233D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CF468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Transfuse Each Unit Over 15-30 minutes.</w:t>
                  </w:r>
                </w:p>
              </w:tc>
              <w:tc>
                <w:tcPr>
                  <w:tcW w:w="245" w:type="dxa"/>
                  <w:tcBorders>
                    <w:top w:val="single" w:sz="8" w:space="0" w:color="AFAFAF"/>
                  </w:tcBorders>
                </w:tcPr>
                <w:p w14:paraId="0756FE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F6209B9"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653C30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B094587" w14:textId="77777777" w:rsidTr="00255875">
        <w:trPr>
          <w:gridAfter w:val="3"/>
          <w:wAfter w:w="580" w:type="dxa"/>
          <w:cantSplit/>
        </w:trPr>
        <w:tc>
          <w:tcPr>
            <w:tcW w:w="115" w:type="dxa"/>
            <w:tcBorders>
              <w:top w:val="nil"/>
              <w:left w:val="single" w:sz="8" w:space="0" w:color="AFAFAF"/>
              <w:bottom w:val="nil"/>
              <w:right w:val="nil"/>
            </w:tcBorders>
          </w:tcPr>
          <w:p w14:paraId="18A8CD4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1ED7C01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5F0D4A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31BAB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INR [85610B]</w:t>
            </w:r>
          </w:p>
        </w:tc>
        <w:tc>
          <w:tcPr>
            <w:tcW w:w="345" w:type="dxa"/>
            <w:gridSpan w:val="2"/>
            <w:tcBorders>
              <w:top w:val="single" w:sz="8" w:space="0" w:color="AFAFAF"/>
              <w:left w:val="nil"/>
              <w:bottom w:val="nil"/>
              <w:right w:val="nil"/>
            </w:tcBorders>
            <w:shd w:val="clear" w:color="auto" w:fill="FFFFFF"/>
          </w:tcPr>
          <w:p w14:paraId="2795892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236A77AE" w14:textId="77777777">
              <w:tc>
                <w:tcPr>
                  <w:tcW w:w="1962" w:type="dxa"/>
                </w:tcPr>
                <w:p w14:paraId="2EBB62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65B7FD1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E754D9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52FA6A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201A13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DC1CB1D" w14:textId="77777777">
              <w:tc>
                <w:tcPr>
                  <w:tcW w:w="1962" w:type="dxa"/>
                </w:tcPr>
                <w:p w14:paraId="467E1C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6F241FC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7E48C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75EE2D8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D54EAD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55EC04BF" w14:textId="77777777">
              <w:tc>
                <w:tcPr>
                  <w:tcW w:w="1962" w:type="dxa"/>
                  <w:tcBorders>
                    <w:top w:val="single" w:sz="8" w:space="0" w:color="AFAFAF"/>
                  </w:tcBorders>
                </w:tcPr>
                <w:p w14:paraId="1E99FA4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1423D22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D422A3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E5B3A9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CE41AF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1B3A5F6" w14:textId="77777777">
              <w:tc>
                <w:tcPr>
                  <w:tcW w:w="1962" w:type="dxa"/>
                  <w:tcBorders>
                    <w:top w:val="single" w:sz="8" w:space="0" w:color="AFAFAF"/>
                  </w:tcBorders>
                </w:tcPr>
                <w:p w14:paraId="5A7EED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5259DC0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C59CDA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CONDITIONAL For 1 Occurrences</w:t>
                  </w:r>
                </w:p>
              </w:tc>
              <w:tc>
                <w:tcPr>
                  <w:tcW w:w="245" w:type="dxa"/>
                  <w:tcBorders>
                    <w:top w:val="single" w:sz="8" w:space="0" w:color="AFAFAF"/>
                  </w:tcBorders>
                </w:tcPr>
                <w:p w14:paraId="7C328D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A64A25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[qAM]   [Tom AM]   [q other AM]</w:t>
                  </w:r>
                </w:p>
              </w:tc>
            </w:tr>
            <w:tr w:rsidR="00CB6859" w14:paraId="60486841" w14:textId="77777777">
              <w:tc>
                <w:tcPr>
                  <w:tcW w:w="1962" w:type="dxa"/>
                  <w:tcBorders>
                    <w:top w:val="single" w:sz="8" w:space="0" w:color="AFAFAF"/>
                  </w:tcBorders>
                </w:tcPr>
                <w:p w14:paraId="23F2B27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30B5993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1C36A8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00D9D86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050368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0256ED0F" w14:textId="77777777">
              <w:tc>
                <w:tcPr>
                  <w:tcW w:w="1962" w:type="dxa"/>
                  <w:tcBorders>
                    <w:top w:val="single" w:sz="8" w:space="0" w:color="AFAFAF"/>
                  </w:tcBorders>
                </w:tcPr>
                <w:p w14:paraId="54D466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735BAB6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ECC895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27BD4AC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3EAD0B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3D446CF9" w14:textId="77777777">
              <w:tc>
                <w:tcPr>
                  <w:tcW w:w="1962" w:type="dxa"/>
                  <w:tcBorders>
                    <w:top w:val="single" w:sz="8" w:space="0" w:color="AFAFAF"/>
                  </w:tcBorders>
                </w:tcPr>
                <w:p w14:paraId="5BD0F85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7AD516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BCE047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98F52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A63AF2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623FF1B9"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728AA590" w14:textId="77777777">
                    <w:tc>
                      <w:tcPr>
                        <w:tcW w:w="196" w:type="dxa"/>
                      </w:tcPr>
                      <w:p w14:paraId="051570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228C119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4BFE86D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E88A85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BB027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FE504B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FF2E04E"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03940BE6"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619917D2"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4933C6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7F6ED294" w14:textId="77777777">
              <w:tc>
                <w:tcPr>
                  <w:tcW w:w="1962" w:type="dxa"/>
                  <w:tcBorders>
                    <w:top w:val="single" w:sz="8" w:space="0" w:color="AFAFAF"/>
                  </w:tcBorders>
                </w:tcPr>
                <w:p w14:paraId="4A292C7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289C68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3643C2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TO BE DRAWN IMMEDIATELY AFTER DOSE of factor IX complex (PROFILNINE) AND FFP 1 UNIT HAVE BEEN INFUSED.</w:t>
                  </w:r>
                </w:p>
              </w:tc>
              <w:tc>
                <w:tcPr>
                  <w:tcW w:w="245" w:type="dxa"/>
                  <w:tcBorders>
                    <w:top w:val="single" w:sz="8" w:space="0" w:color="AFAFAF"/>
                  </w:tcBorders>
                </w:tcPr>
                <w:p w14:paraId="07643D7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B97F3C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171AB20" w14:textId="77777777">
              <w:tc>
                <w:tcPr>
                  <w:tcW w:w="1962" w:type="dxa"/>
                  <w:tcBorders>
                    <w:top w:val="single" w:sz="8" w:space="0" w:color="AFAFAF"/>
                  </w:tcBorders>
                </w:tcPr>
                <w:p w14:paraId="5991830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3E5DA3B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95DEE4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38B1B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AA4DAFB"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00BE993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03ABA3C" w14:textId="77777777" w:rsidTr="00255875">
        <w:trPr>
          <w:cantSplit/>
        </w:trPr>
        <w:tc>
          <w:tcPr>
            <w:tcW w:w="115" w:type="dxa"/>
            <w:tcBorders>
              <w:top w:val="nil"/>
              <w:left w:val="single" w:sz="8" w:space="0" w:color="AFAFAF"/>
              <w:bottom w:val="nil"/>
              <w:right w:val="nil"/>
            </w:tcBorders>
          </w:tcPr>
          <w:p w14:paraId="1DBD09E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78316A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1ABF2ED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BPAM WARFARIN EMERGENCY REVERSAL ORDERS FOR INITIAL INR GREATER THAN 3.5  [416624]</w:t>
            </w:r>
          </w:p>
        </w:tc>
        <w:tc>
          <w:tcPr>
            <w:tcW w:w="345" w:type="dxa"/>
            <w:tcBorders>
              <w:top w:val="single" w:sz="8" w:space="0" w:color="AFAFAF"/>
              <w:left w:val="nil"/>
              <w:bottom w:val="nil"/>
              <w:right w:val="nil"/>
            </w:tcBorders>
            <w:shd w:val="clear" w:color="auto" w:fill="FFFFFF"/>
          </w:tcPr>
          <w:p w14:paraId="337588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3F14137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EA3FCC5" w14:textId="77777777" w:rsidTr="00255875">
        <w:trPr>
          <w:gridAfter w:val="3"/>
          <w:wAfter w:w="580" w:type="dxa"/>
          <w:cantSplit/>
        </w:trPr>
        <w:tc>
          <w:tcPr>
            <w:tcW w:w="115" w:type="dxa"/>
            <w:tcBorders>
              <w:top w:val="nil"/>
              <w:left w:val="single" w:sz="8" w:space="0" w:color="AFAFAF"/>
              <w:bottom w:val="nil"/>
              <w:right w:val="nil"/>
            </w:tcBorders>
          </w:tcPr>
          <w:p w14:paraId="68073D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78D50FC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0CC15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05EA4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factor IX complex (PROFILNINE) 50 UNITS/KG/DOSE IV (intracranial hemorrhage, life, or limb threatening bleeds ONLY) [11553]</w:t>
            </w:r>
          </w:p>
        </w:tc>
        <w:tc>
          <w:tcPr>
            <w:tcW w:w="345" w:type="dxa"/>
            <w:gridSpan w:val="2"/>
            <w:tcBorders>
              <w:top w:val="single" w:sz="8" w:space="0" w:color="AFAFAF"/>
              <w:left w:val="nil"/>
              <w:bottom w:val="nil"/>
              <w:right w:val="nil"/>
            </w:tcBorders>
            <w:shd w:val="clear" w:color="auto" w:fill="FFFFFF"/>
          </w:tcPr>
          <w:p w14:paraId="59C976E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47C9F41E" w14:textId="77777777">
              <w:tc>
                <w:tcPr>
                  <w:tcW w:w="1962" w:type="dxa"/>
                </w:tcPr>
                <w:p w14:paraId="20E405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66B555B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5A77FB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5DA74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8A407B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DB130B3" w14:textId="77777777">
              <w:tc>
                <w:tcPr>
                  <w:tcW w:w="1962" w:type="dxa"/>
                </w:tcPr>
                <w:p w14:paraId="29A6F2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04B3C1E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F2345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50 Units/kg/dose</w:t>
                  </w:r>
                </w:p>
              </w:tc>
              <w:tc>
                <w:tcPr>
                  <w:tcW w:w="245" w:type="dxa"/>
                </w:tcPr>
                <w:p w14:paraId="072037B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A0645D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4AD84BD" w14:textId="77777777">
              <w:tc>
                <w:tcPr>
                  <w:tcW w:w="1962" w:type="dxa"/>
                  <w:tcBorders>
                    <w:top w:val="single" w:sz="8" w:space="0" w:color="AFAFAF"/>
                  </w:tcBorders>
                </w:tcPr>
                <w:p w14:paraId="71A631D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0FD31E1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136EEB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2370B47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5C795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3F3E234C" w14:textId="77777777">
              <w:tc>
                <w:tcPr>
                  <w:tcW w:w="1962" w:type="dxa"/>
                  <w:tcBorders>
                    <w:top w:val="single" w:sz="8" w:space="0" w:color="AFAFAF"/>
                  </w:tcBorders>
                </w:tcPr>
                <w:p w14:paraId="4FCA13E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166AB5E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6D113B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6DEF3C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DDF013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8C348A7" w14:textId="77777777">
              <w:tc>
                <w:tcPr>
                  <w:tcW w:w="1962" w:type="dxa"/>
                  <w:tcBorders>
                    <w:top w:val="single" w:sz="8" w:space="0" w:color="AFAFAF"/>
                  </w:tcBorders>
                </w:tcPr>
                <w:p w14:paraId="4DDCFA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318946B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A6AB7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6AFEDAA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E17F94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3380B63" w14:textId="77777777">
              <w:tc>
                <w:tcPr>
                  <w:tcW w:w="1962" w:type="dxa"/>
                  <w:tcBorders>
                    <w:top w:val="single" w:sz="8" w:space="0" w:color="AFAFAF"/>
                  </w:tcBorders>
                </w:tcPr>
                <w:p w14:paraId="46C6EE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58A7828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D4831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Infuse slowly.  Do not exceed rate of 10 mL/minute.</w:t>
                  </w:r>
                </w:p>
              </w:tc>
              <w:tc>
                <w:tcPr>
                  <w:tcW w:w="245" w:type="dxa"/>
                  <w:tcBorders>
                    <w:top w:val="single" w:sz="8" w:space="0" w:color="AFAFAF"/>
                  </w:tcBorders>
                </w:tcPr>
                <w:p w14:paraId="45A15E9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AB5959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CBB6165" w14:textId="77777777">
              <w:tc>
                <w:tcPr>
                  <w:tcW w:w="1962" w:type="dxa"/>
                  <w:tcBorders>
                    <w:top w:val="single" w:sz="8" w:space="0" w:color="AFAFAF"/>
                  </w:tcBorders>
                </w:tcPr>
                <w:p w14:paraId="181986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6468C3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B7E068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CCE30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D2C6F6B"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2B942D8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3F8CD36" w14:textId="77777777" w:rsidTr="00255875">
        <w:trPr>
          <w:gridAfter w:val="3"/>
          <w:wAfter w:w="580" w:type="dxa"/>
          <w:cantSplit/>
        </w:trPr>
        <w:tc>
          <w:tcPr>
            <w:tcW w:w="115" w:type="dxa"/>
            <w:tcBorders>
              <w:top w:val="nil"/>
              <w:left w:val="single" w:sz="8" w:space="0" w:color="AFAFAF"/>
              <w:bottom w:val="nil"/>
              <w:right w:val="nil"/>
            </w:tcBorders>
          </w:tcPr>
          <w:p w14:paraId="2424F22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386A7AE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7F9438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0A1B0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vitamin K (AQUA-MEPHYTON) 10 MG IVPB [66281]</w:t>
            </w:r>
          </w:p>
        </w:tc>
        <w:tc>
          <w:tcPr>
            <w:tcW w:w="345" w:type="dxa"/>
            <w:gridSpan w:val="2"/>
            <w:tcBorders>
              <w:top w:val="single" w:sz="8" w:space="0" w:color="AFAFAF"/>
              <w:left w:val="nil"/>
              <w:bottom w:val="nil"/>
              <w:right w:val="nil"/>
            </w:tcBorders>
            <w:shd w:val="clear" w:color="auto" w:fill="FFFFFF"/>
          </w:tcPr>
          <w:p w14:paraId="36075E0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332DF149" w14:textId="77777777">
              <w:tc>
                <w:tcPr>
                  <w:tcW w:w="1962" w:type="dxa"/>
                </w:tcPr>
                <w:p w14:paraId="53AEA13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6D6C56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034202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AC307A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708AEF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72D39A8A" w14:textId="77777777">
              <w:tc>
                <w:tcPr>
                  <w:tcW w:w="1962" w:type="dxa"/>
                </w:tcPr>
                <w:p w14:paraId="048E3B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5F7BA6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5C1B57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135A63C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DB1A35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 mg]   [2.5 mg]   [5 mg]   [10 mg]</w:t>
                  </w:r>
                </w:p>
              </w:tc>
            </w:tr>
            <w:tr w:rsidR="00CB6859" w14:paraId="2086ACF6" w14:textId="77777777">
              <w:tc>
                <w:tcPr>
                  <w:tcW w:w="1962" w:type="dxa"/>
                  <w:tcBorders>
                    <w:top w:val="single" w:sz="8" w:space="0" w:color="AFAFAF"/>
                  </w:tcBorders>
                </w:tcPr>
                <w:p w14:paraId="3ADC95D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3B6D67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F18E59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292C1AC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C0C578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00228F5F" w14:textId="77777777">
              <w:tc>
                <w:tcPr>
                  <w:tcW w:w="1962" w:type="dxa"/>
                  <w:tcBorders>
                    <w:top w:val="single" w:sz="8" w:space="0" w:color="AFAFAF"/>
                  </w:tcBorders>
                </w:tcPr>
                <w:p w14:paraId="69A627D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26525D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0DD031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79CD04D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93E8FE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0B677DF" w14:textId="77777777">
              <w:tc>
                <w:tcPr>
                  <w:tcW w:w="1962" w:type="dxa"/>
                  <w:tcBorders>
                    <w:top w:val="single" w:sz="8" w:space="0" w:color="AFAFAF"/>
                  </w:tcBorders>
                </w:tcPr>
                <w:p w14:paraId="48E2E0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42D7795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F569E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18FB23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59A6F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[Daily]</w:t>
                  </w:r>
                </w:p>
              </w:tc>
            </w:tr>
            <w:tr w:rsidR="00CB6859" w14:paraId="7AFEC0E6" w14:textId="77777777">
              <w:tc>
                <w:tcPr>
                  <w:tcW w:w="1962" w:type="dxa"/>
                  <w:tcBorders>
                    <w:top w:val="single" w:sz="8" w:space="0" w:color="AFAFAF"/>
                  </w:tcBorders>
                </w:tcPr>
                <w:p w14:paraId="3321856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2807564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C867CF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phytonadione = vitamin K1</w:t>
                  </w:r>
                </w:p>
              </w:tc>
              <w:tc>
                <w:tcPr>
                  <w:tcW w:w="245" w:type="dxa"/>
                  <w:tcBorders>
                    <w:top w:val="single" w:sz="8" w:space="0" w:color="AFAFAF"/>
                  </w:tcBorders>
                </w:tcPr>
                <w:p w14:paraId="0E7439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BDCA6F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49F887D" w14:textId="77777777">
              <w:tc>
                <w:tcPr>
                  <w:tcW w:w="1962" w:type="dxa"/>
                  <w:tcBorders>
                    <w:top w:val="single" w:sz="8" w:space="0" w:color="AFAFAF"/>
                  </w:tcBorders>
                </w:tcPr>
                <w:p w14:paraId="1A3B2FF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6BABECA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DA369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110B75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95673A6"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3743ED7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1584EBD" w14:textId="77777777" w:rsidTr="00255875">
        <w:trPr>
          <w:gridAfter w:val="3"/>
          <w:wAfter w:w="580" w:type="dxa"/>
          <w:cantSplit/>
        </w:trPr>
        <w:tc>
          <w:tcPr>
            <w:tcW w:w="115" w:type="dxa"/>
            <w:tcBorders>
              <w:top w:val="nil"/>
              <w:left w:val="single" w:sz="8" w:space="0" w:color="AFAFAF"/>
              <w:bottom w:val="nil"/>
              <w:right w:val="nil"/>
            </w:tcBorders>
          </w:tcPr>
          <w:p w14:paraId="3AE55D3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0C3513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B294D1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A7F43F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PLASMA PRODUCT (UNITS) [253555]</w:t>
            </w:r>
          </w:p>
        </w:tc>
        <w:tc>
          <w:tcPr>
            <w:tcW w:w="345" w:type="dxa"/>
            <w:gridSpan w:val="2"/>
            <w:tcBorders>
              <w:top w:val="single" w:sz="8" w:space="0" w:color="AFAFAF"/>
              <w:left w:val="nil"/>
              <w:bottom w:val="nil"/>
              <w:right w:val="nil"/>
            </w:tcBorders>
            <w:shd w:val="clear" w:color="auto" w:fill="FFFFFF"/>
          </w:tcPr>
          <w:p w14:paraId="6F6062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0F16E8A2" w14:textId="77777777">
              <w:tc>
                <w:tcPr>
                  <w:tcW w:w="1962" w:type="dxa"/>
                </w:tcPr>
                <w:p w14:paraId="5FC20CC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32700C6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0F9784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42C538F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23264AF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7B440258" w14:textId="77777777">
              <w:tc>
                <w:tcPr>
                  <w:tcW w:w="1962" w:type="dxa"/>
                </w:tcPr>
                <w:p w14:paraId="7CE74E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50C86C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3FAB8A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348A58F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A8429C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[Today]</w:t>
                  </w:r>
                </w:p>
              </w:tc>
            </w:tr>
            <w:tr w:rsidR="00CB6859" w14:paraId="1B692586" w14:textId="77777777">
              <w:tc>
                <w:tcPr>
                  <w:tcW w:w="1962" w:type="dxa"/>
                  <w:tcBorders>
                    <w:top w:val="single" w:sz="8" w:space="0" w:color="AFAFAF"/>
                  </w:tcBorders>
                </w:tcPr>
                <w:p w14:paraId="7B1AF39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How many units are requested?</w:t>
                  </w:r>
                </w:p>
              </w:tc>
              <w:tc>
                <w:tcPr>
                  <w:tcW w:w="245" w:type="dxa"/>
                  <w:tcBorders>
                    <w:top w:val="single" w:sz="8" w:space="0" w:color="AFAFAF"/>
                  </w:tcBorders>
                </w:tcPr>
                <w:p w14:paraId="54009B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657E39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w:t>
                  </w:r>
                </w:p>
              </w:tc>
              <w:tc>
                <w:tcPr>
                  <w:tcW w:w="245" w:type="dxa"/>
                  <w:tcBorders>
                    <w:top w:val="single" w:sz="8" w:space="0" w:color="AFAFAF"/>
                  </w:tcBorders>
                </w:tcPr>
                <w:p w14:paraId="64C2F1C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5C1EB3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5D1DB2A" w14:textId="77777777">
              <w:tc>
                <w:tcPr>
                  <w:tcW w:w="1962" w:type="dxa"/>
                  <w:tcBorders>
                    <w:top w:val="single" w:sz="8" w:space="0" w:color="AFAFAF"/>
                  </w:tcBorders>
                </w:tcPr>
                <w:p w14:paraId="2BD1544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Number of Milliliters:</w:t>
                  </w:r>
                </w:p>
              </w:tc>
              <w:tc>
                <w:tcPr>
                  <w:tcW w:w="245" w:type="dxa"/>
                  <w:tcBorders>
                    <w:top w:val="single" w:sz="8" w:space="0" w:color="AFAFAF"/>
                  </w:tcBorders>
                </w:tcPr>
                <w:p w14:paraId="189B166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0B6B1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BCC02C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C939BE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E23E25A" w14:textId="77777777">
              <w:tc>
                <w:tcPr>
                  <w:tcW w:w="1962" w:type="dxa"/>
                  <w:tcBorders>
                    <w:top w:val="single" w:sz="8" w:space="0" w:color="AFAFAF"/>
                  </w:tcBorders>
                </w:tcPr>
                <w:p w14:paraId="0ED1D5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Plasma Type:</w:t>
                  </w:r>
                </w:p>
              </w:tc>
              <w:tc>
                <w:tcPr>
                  <w:tcW w:w="245" w:type="dxa"/>
                  <w:tcBorders>
                    <w:top w:val="single" w:sz="8" w:space="0" w:color="AFAFAF"/>
                  </w:tcBorders>
                </w:tcPr>
                <w:p w14:paraId="22E7BBE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F2149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FROZEN PLASMA</w:t>
                  </w:r>
                </w:p>
              </w:tc>
              <w:tc>
                <w:tcPr>
                  <w:tcW w:w="245" w:type="dxa"/>
                  <w:tcBorders>
                    <w:top w:val="single" w:sz="8" w:space="0" w:color="AFAFAF"/>
                  </w:tcBorders>
                </w:tcPr>
                <w:p w14:paraId="2B048B3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85CE0A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C502271" w14:textId="77777777">
              <w:tc>
                <w:tcPr>
                  <w:tcW w:w="1962" w:type="dxa"/>
                  <w:tcBorders>
                    <w:top w:val="single" w:sz="8" w:space="0" w:color="AFAFAF"/>
                  </w:tcBorders>
                </w:tcPr>
                <w:p w14:paraId="51AF758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If Plasma exchange - enter number of milliliters:</w:t>
                  </w:r>
                </w:p>
              </w:tc>
              <w:tc>
                <w:tcPr>
                  <w:tcW w:w="245" w:type="dxa"/>
                  <w:tcBorders>
                    <w:top w:val="single" w:sz="8" w:space="0" w:color="AFAFAF"/>
                  </w:tcBorders>
                </w:tcPr>
                <w:p w14:paraId="533DA0C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E4DC41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86973D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08EAB5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A7C2713" w14:textId="77777777">
              <w:tc>
                <w:tcPr>
                  <w:tcW w:w="1962" w:type="dxa"/>
                  <w:tcBorders>
                    <w:top w:val="single" w:sz="8" w:space="0" w:color="AFAFAF"/>
                  </w:tcBorders>
                </w:tcPr>
                <w:p w14:paraId="794609D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0EF541B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1E61E6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2429665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34789B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4EE0B613" w14:textId="77777777">
              <w:tc>
                <w:tcPr>
                  <w:tcW w:w="1962" w:type="dxa"/>
                  <w:tcBorders>
                    <w:top w:val="single" w:sz="8" w:space="0" w:color="AFAFAF"/>
                  </w:tcBorders>
                </w:tcPr>
                <w:p w14:paraId="17F3D0B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7F9A6A3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1E8F4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40E87D1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21446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bl>
          <w:p w14:paraId="1DB5C52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C540F12" w14:textId="77777777" w:rsidTr="00255875">
        <w:trPr>
          <w:gridAfter w:val="3"/>
          <w:wAfter w:w="580" w:type="dxa"/>
          <w:cantSplit/>
        </w:trPr>
        <w:tc>
          <w:tcPr>
            <w:tcW w:w="115" w:type="dxa"/>
            <w:tcBorders>
              <w:top w:val="nil"/>
              <w:left w:val="single" w:sz="8" w:space="0" w:color="AFAFAF"/>
              <w:bottom w:val="nil"/>
              <w:right w:val="nil"/>
            </w:tcBorders>
          </w:tcPr>
          <w:p w14:paraId="13D19B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6B342F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4C1DC59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D333A6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TRANSFUSE PLASMA (UNITS) [253564]</w:t>
            </w:r>
          </w:p>
        </w:tc>
        <w:tc>
          <w:tcPr>
            <w:tcW w:w="345" w:type="dxa"/>
            <w:gridSpan w:val="2"/>
            <w:tcBorders>
              <w:top w:val="single" w:sz="8" w:space="0" w:color="AFAFAF"/>
              <w:left w:val="nil"/>
              <w:bottom w:val="nil"/>
              <w:right w:val="nil"/>
            </w:tcBorders>
            <w:shd w:val="clear" w:color="auto" w:fill="FFFFFF"/>
          </w:tcPr>
          <w:p w14:paraId="215472D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6B080258" w14:textId="77777777">
              <w:tc>
                <w:tcPr>
                  <w:tcW w:w="1962" w:type="dxa"/>
                </w:tcPr>
                <w:p w14:paraId="3FC73BE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5952394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26B43C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8135ED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A293C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0CEBB98B" w14:textId="77777777">
              <w:tc>
                <w:tcPr>
                  <w:tcW w:w="1962" w:type="dxa"/>
                </w:tcPr>
                <w:p w14:paraId="2D4ECE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43589B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94B8D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22814DB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58FE90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[Today]</w:t>
                  </w:r>
                </w:p>
              </w:tc>
            </w:tr>
            <w:tr w:rsidR="00CB6859" w14:paraId="7BEBA3F5" w14:textId="77777777">
              <w:tc>
                <w:tcPr>
                  <w:tcW w:w="1962" w:type="dxa"/>
                  <w:tcBorders>
                    <w:top w:val="single" w:sz="8" w:space="0" w:color="AFAFAF"/>
                  </w:tcBorders>
                </w:tcPr>
                <w:p w14:paraId="4A39B09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Transfuse each unit over ________ hours.</w:t>
                  </w:r>
                </w:p>
              </w:tc>
              <w:tc>
                <w:tcPr>
                  <w:tcW w:w="245" w:type="dxa"/>
                  <w:tcBorders>
                    <w:top w:val="single" w:sz="8" w:space="0" w:color="AFAFAF"/>
                  </w:tcBorders>
                </w:tcPr>
                <w:p w14:paraId="2239237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51281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WIDE OPEN</w:t>
                  </w:r>
                </w:p>
              </w:tc>
              <w:tc>
                <w:tcPr>
                  <w:tcW w:w="245" w:type="dxa"/>
                  <w:tcBorders>
                    <w:top w:val="single" w:sz="8" w:space="0" w:color="AFAFAF"/>
                  </w:tcBorders>
                </w:tcPr>
                <w:p w14:paraId="31FBC30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274F51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76044DD" w14:textId="77777777">
              <w:tc>
                <w:tcPr>
                  <w:tcW w:w="1962" w:type="dxa"/>
                  <w:tcBorders>
                    <w:top w:val="single" w:sz="8" w:space="0" w:color="AFAFAF"/>
                  </w:tcBorders>
                </w:tcPr>
                <w:p w14:paraId="19FDF3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The advantages, risks and complications of transfusion therapy, as well as alternatives and the option to refuse transfusion have been explained to the patient and or family, and (s)he/they have given an informed consent.</w:t>
                  </w:r>
                </w:p>
              </w:tc>
              <w:tc>
                <w:tcPr>
                  <w:tcW w:w="245" w:type="dxa"/>
                  <w:tcBorders>
                    <w:top w:val="single" w:sz="8" w:space="0" w:color="AFAFAF"/>
                  </w:tcBorders>
                </w:tcPr>
                <w:p w14:paraId="3E63108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97D986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24BA7D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B71CA0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C99CAB9" w14:textId="77777777">
              <w:tc>
                <w:tcPr>
                  <w:tcW w:w="1962" w:type="dxa"/>
                  <w:tcBorders>
                    <w:top w:val="single" w:sz="8" w:space="0" w:color="AFAFAF"/>
                  </w:tcBorders>
                </w:tcPr>
                <w:p w14:paraId="333E8F5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Blood or Blood Products administered under emergent conditions:</w:t>
                  </w:r>
                </w:p>
              </w:tc>
              <w:tc>
                <w:tcPr>
                  <w:tcW w:w="245" w:type="dxa"/>
                  <w:tcBorders>
                    <w:top w:val="single" w:sz="8" w:space="0" w:color="AFAFAF"/>
                  </w:tcBorders>
                </w:tcPr>
                <w:p w14:paraId="020E4A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95E7B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8C74A5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07CBE3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296905B" w14:textId="77777777">
              <w:tc>
                <w:tcPr>
                  <w:tcW w:w="1962" w:type="dxa"/>
                  <w:tcBorders>
                    <w:top w:val="single" w:sz="8" w:space="0" w:color="AFAFAF"/>
                  </w:tcBorders>
                </w:tcPr>
                <w:p w14:paraId="130302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757F480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EFA6F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Transfuse Each Unit Over 15-30 minutes.</w:t>
                  </w:r>
                </w:p>
              </w:tc>
              <w:tc>
                <w:tcPr>
                  <w:tcW w:w="245" w:type="dxa"/>
                  <w:tcBorders>
                    <w:top w:val="single" w:sz="8" w:space="0" w:color="AFAFAF"/>
                  </w:tcBorders>
                </w:tcPr>
                <w:p w14:paraId="58A1290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9AED10C"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52CA21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F2E695D" w14:textId="77777777" w:rsidTr="00255875">
        <w:trPr>
          <w:gridAfter w:val="3"/>
          <w:wAfter w:w="580" w:type="dxa"/>
          <w:cantSplit/>
        </w:trPr>
        <w:tc>
          <w:tcPr>
            <w:tcW w:w="115" w:type="dxa"/>
            <w:tcBorders>
              <w:top w:val="nil"/>
              <w:left w:val="single" w:sz="8" w:space="0" w:color="AFAFAF"/>
              <w:bottom w:val="nil"/>
              <w:right w:val="nil"/>
            </w:tcBorders>
          </w:tcPr>
          <w:p w14:paraId="3FD322E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21EE80B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5CB9D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F55EA7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INR [85610B]</w:t>
            </w:r>
          </w:p>
        </w:tc>
        <w:tc>
          <w:tcPr>
            <w:tcW w:w="345" w:type="dxa"/>
            <w:gridSpan w:val="2"/>
            <w:tcBorders>
              <w:top w:val="single" w:sz="8" w:space="0" w:color="AFAFAF"/>
              <w:left w:val="nil"/>
              <w:bottom w:val="nil"/>
              <w:right w:val="nil"/>
            </w:tcBorders>
            <w:shd w:val="clear" w:color="auto" w:fill="FFFFFF"/>
          </w:tcPr>
          <w:p w14:paraId="1E11E90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0330A5B7" w14:textId="77777777">
              <w:tc>
                <w:tcPr>
                  <w:tcW w:w="1962" w:type="dxa"/>
                </w:tcPr>
                <w:p w14:paraId="302456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7D29949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F35D0D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0E9A020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54BACC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C712E94" w14:textId="77777777">
              <w:tc>
                <w:tcPr>
                  <w:tcW w:w="1962" w:type="dxa"/>
                </w:tcPr>
                <w:p w14:paraId="7C52194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74A06A5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91BBF1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487F374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377F7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0F761783" w14:textId="77777777">
              <w:tc>
                <w:tcPr>
                  <w:tcW w:w="1962" w:type="dxa"/>
                  <w:tcBorders>
                    <w:top w:val="single" w:sz="8" w:space="0" w:color="AFAFAF"/>
                  </w:tcBorders>
                </w:tcPr>
                <w:p w14:paraId="5D14A7C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7C763A9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EB37C6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6B7DCC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69D669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2C2AAAC" w14:textId="77777777">
              <w:tc>
                <w:tcPr>
                  <w:tcW w:w="1962" w:type="dxa"/>
                  <w:tcBorders>
                    <w:top w:val="single" w:sz="8" w:space="0" w:color="AFAFAF"/>
                  </w:tcBorders>
                </w:tcPr>
                <w:p w14:paraId="4070AFE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3E198E1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56D837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CONDITIONAL For 1 Occurrences</w:t>
                  </w:r>
                </w:p>
              </w:tc>
              <w:tc>
                <w:tcPr>
                  <w:tcW w:w="245" w:type="dxa"/>
                  <w:tcBorders>
                    <w:top w:val="single" w:sz="8" w:space="0" w:color="AFAFAF"/>
                  </w:tcBorders>
                </w:tcPr>
                <w:p w14:paraId="0558538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88934F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[qAM]   [Tom AM]   [q other AM]</w:t>
                  </w:r>
                </w:p>
              </w:tc>
            </w:tr>
            <w:tr w:rsidR="00CB6859" w14:paraId="300AB005" w14:textId="77777777">
              <w:tc>
                <w:tcPr>
                  <w:tcW w:w="1962" w:type="dxa"/>
                  <w:tcBorders>
                    <w:top w:val="single" w:sz="8" w:space="0" w:color="AFAFAF"/>
                  </w:tcBorders>
                </w:tcPr>
                <w:p w14:paraId="711A5D6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1B7D245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AE8BA4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3D3E51D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AD673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26088B69" w14:textId="77777777">
              <w:tc>
                <w:tcPr>
                  <w:tcW w:w="1962" w:type="dxa"/>
                  <w:tcBorders>
                    <w:top w:val="single" w:sz="8" w:space="0" w:color="AFAFAF"/>
                  </w:tcBorders>
                </w:tcPr>
                <w:p w14:paraId="250F882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5FE7464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68063F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4687E7D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6D5757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6ED75649" w14:textId="77777777">
              <w:tc>
                <w:tcPr>
                  <w:tcW w:w="1962" w:type="dxa"/>
                  <w:tcBorders>
                    <w:top w:val="single" w:sz="8" w:space="0" w:color="AFAFAF"/>
                  </w:tcBorders>
                </w:tcPr>
                <w:p w14:paraId="30D8F6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0E77CD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51C232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37C523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36A449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5C3E94F4"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7C9004DC" w14:textId="77777777">
                    <w:tc>
                      <w:tcPr>
                        <w:tcW w:w="196" w:type="dxa"/>
                      </w:tcPr>
                      <w:p w14:paraId="5616162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285C6B6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C17549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61541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891103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02762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1F89B2A"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09655561"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0F8929C8"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1C14925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346461F7" w14:textId="77777777">
              <w:tc>
                <w:tcPr>
                  <w:tcW w:w="1962" w:type="dxa"/>
                  <w:tcBorders>
                    <w:top w:val="single" w:sz="8" w:space="0" w:color="AFAFAF"/>
                  </w:tcBorders>
                </w:tcPr>
                <w:p w14:paraId="67E538D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5FC1A48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2D0EF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TO BE DRAWN IMMEDIATELY AFTER DOSE of factor IX complex (PROFILNINE) AND FFP 1 UNIT HAVE BEEN INFUSED.</w:t>
                  </w:r>
                </w:p>
              </w:tc>
              <w:tc>
                <w:tcPr>
                  <w:tcW w:w="245" w:type="dxa"/>
                  <w:tcBorders>
                    <w:top w:val="single" w:sz="8" w:space="0" w:color="AFAFAF"/>
                  </w:tcBorders>
                </w:tcPr>
                <w:p w14:paraId="447B77F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FB6D70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8277A60" w14:textId="77777777">
              <w:tc>
                <w:tcPr>
                  <w:tcW w:w="1962" w:type="dxa"/>
                  <w:tcBorders>
                    <w:top w:val="single" w:sz="8" w:space="0" w:color="AFAFAF"/>
                  </w:tcBorders>
                </w:tcPr>
                <w:p w14:paraId="0A0F179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000829E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43BA7E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FA448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C7824C6"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3D8E826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AD9603D" w14:textId="77777777" w:rsidTr="00255875">
        <w:trPr>
          <w:gridAfter w:val="1"/>
          <w:wAfter w:w="118" w:type="dxa"/>
          <w:cantSplit/>
        </w:trPr>
        <w:tc>
          <w:tcPr>
            <w:tcW w:w="115" w:type="dxa"/>
            <w:tcBorders>
              <w:top w:val="nil"/>
              <w:left w:val="single" w:sz="8" w:space="0" w:color="AFAFAF"/>
              <w:bottom w:val="nil"/>
              <w:right w:val="nil"/>
            </w:tcBorders>
          </w:tcPr>
          <w:p w14:paraId="528CDF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01669BE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58787A9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21039BC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227B9A4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D2C8BD6" w14:textId="77777777" w:rsidTr="00255875">
        <w:tc>
          <w:tcPr>
            <w:tcW w:w="115" w:type="dxa"/>
            <w:tcBorders>
              <w:top w:val="nil"/>
              <w:left w:val="single" w:sz="8" w:space="0" w:color="AFAFAF"/>
              <w:bottom w:val="nil"/>
              <w:right w:val="nil"/>
            </w:tcBorders>
          </w:tcPr>
          <w:p w14:paraId="004DFFF2"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4B609D16"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54773B58"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12C1E326" w14:textId="77777777" w:rsidTr="00255875">
        <w:trPr>
          <w:gridAfter w:val="1"/>
          <w:wAfter w:w="118" w:type="dxa"/>
          <w:cantSplit/>
        </w:trPr>
        <w:tc>
          <w:tcPr>
            <w:tcW w:w="115" w:type="dxa"/>
            <w:tcBorders>
              <w:top w:val="nil"/>
              <w:left w:val="single" w:sz="8" w:space="0" w:color="AFAFAF"/>
              <w:bottom w:val="nil"/>
              <w:right w:val="nil"/>
            </w:tcBorders>
          </w:tcPr>
          <w:p w14:paraId="30FD8E0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0A3E4AA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For REPEAT INR: (Single Response) [136938]</w:t>
            </w:r>
          </w:p>
        </w:tc>
      </w:tr>
      <w:tr w:rsidR="00CB6859" w14:paraId="1FD47728" w14:textId="77777777" w:rsidTr="00255875">
        <w:trPr>
          <w:gridAfter w:val="1"/>
          <w:wAfter w:w="118" w:type="dxa"/>
          <w:cantSplit/>
        </w:trPr>
        <w:tc>
          <w:tcPr>
            <w:tcW w:w="115" w:type="dxa"/>
            <w:tcBorders>
              <w:top w:val="nil"/>
              <w:left w:val="single" w:sz="8" w:space="0" w:color="AFAFAF"/>
              <w:bottom w:val="nil"/>
              <w:right w:val="nil"/>
            </w:tcBorders>
          </w:tcPr>
          <w:p w14:paraId="3333E8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nil"/>
              <w:bottom w:val="nil"/>
              <w:right w:val="nil"/>
            </w:tcBorders>
          </w:tcPr>
          <w:p w14:paraId="696832E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828" w:type="dxa"/>
            <w:gridSpan w:val="10"/>
            <w:tcBorders>
              <w:top w:val="nil"/>
              <w:left w:val="nil"/>
              <w:bottom w:val="nil"/>
              <w:right w:val="nil"/>
            </w:tcBorders>
          </w:tcPr>
          <w:p w14:paraId="5D74ABB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Treatment of REPEAT INR includes orders for:</w:t>
            </w:r>
          </w:p>
          <w:p w14:paraId="5FEB89D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 factor IX complex (PROFILNINE) IV x1</w:t>
            </w:r>
          </w:p>
          <w:p w14:paraId="6A1467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 Fresh Frozen Plasma Product 1 UNIT x1</w:t>
            </w:r>
          </w:p>
          <w:p w14:paraId="2BCA1A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 Transfuse Frozen Plasma Order</w:t>
            </w:r>
          </w:p>
          <w:p w14:paraId="0367A4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 Repeat INR immediately after PROFILNINE administration</w:t>
            </w:r>
          </w:p>
          <w:p w14:paraId="3A16E4DB" w14:textId="77777777" w:rsidR="00CB6859" w:rsidRDefault="00CB6859">
            <w:pPr>
              <w:widowControl w:val="0"/>
              <w:autoSpaceDE w:val="0"/>
              <w:autoSpaceDN w:val="0"/>
              <w:adjustRightInd w:val="0"/>
              <w:spacing w:after="0" w:line="240" w:lineRule="auto"/>
              <w:rPr>
                <w:rFonts w:ascii="Arial" w:hAnsi="Arial" w:cs="Arial"/>
                <w:sz w:val="20"/>
                <w:szCs w:val="20"/>
              </w:rPr>
            </w:pPr>
          </w:p>
          <w:p w14:paraId="1B5678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Select one of the order panels below:</w:t>
            </w:r>
          </w:p>
          <w:p w14:paraId="5F6B08D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31" w:type="dxa"/>
            <w:tcBorders>
              <w:top w:val="nil"/>
              <w:left w:val="nil"/>
              <w:bottom w:val="nil"/>
              <w:right w:val="nil"/>
            </w:tcBorders>
          </w:tcPr>
          <w:p w14:paraId="283F4F5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B150364" w14:textId="77777777" w:rsidTr="00255875">
        <w:tc>
          <w:tcPr>
            <w:tcW w:w="115" w:type="dxa"/>
            <w:tcBorders>
              <w:top w:val="nil"/>
              <w:left w:val="single" w:sz="8" w:space="0" w:color="AFAFAF"/>
              <w:bottom w:val="nil"/>
              <w:right w:val="nil"/>
            </w:tcBorders>
          </w:tcPr>
          <w:p w14:paraId="34EC013D"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5CF8547B"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3DCDCBEC"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4E71E716" w14:textId="77777777" w:rsidTr="00255875">
        <w:trPr>
          <w:cantSplit/>
        </w:trPr>
        <w:tc>
          <w:tcPr>
            <w:tcW w:w="115" w:type="dxa"/>
            <w:tcBorders>
              <w:top w:val="nil"/>
              <w:left w:val="single" w:sz="8" w:space="0" w:color="AFAFAF"/>
              <w:bottom w:val="nil"/>
              <w:right w:val="nil"/>
            </w:tcBorders>
          </w:tcPr>
          <w:p w14:paraId="102FC0F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tcPr>
          <w:p w14:paraId="130A68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115B772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BPAM WARFARIN EMERGENCY REVERSAL ORDERS FOR REPEAT INR 1.5 - 3.5  [416626]</w:t>
            </w:r>
          </w:p>
        </w:tc>
        <w:tc>
          <w:tcPr>
            <w:tcW w:w="345" w:type="dxa"/>
            <w:tcBorders>
              <w:top w:val="single" w:sz="8" w:space="0" w:color="AFAFAF"/>
              <w:left w:val="nil"/>
              <w:bottom w:val="nil"/>
              <w:right w:val="nil"/>
            </w:tcBorders>
            <w:shd w:val="clear" w:color="auto" w:fill="FFFFFF"/>
          </w:tcPr>
          <w:p w14:paraId="7CF69DC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1C10E01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C4089F8" w14:textId="77777777" w:rsidTr="00255875">
        <w:trPr>
          <w:gridAfter w:val="3"/>
          <w:wAfter w:w="580" w:type="dxa"/>
          <w:cantSplit/>
        </w:trPr>
        <w:tc>
          <w:tcPr>
            <w:tcW w:w="115" w:type="dxa"/>
            <w:tcBorders>
              <w:top w:val="nil"/>
              <w:left w:val="single" w:sz="8" w:space="0" w:color="AFAFAF"/>
              <w:bottom w:val="nil"/>
              <w:right w:val="nil"/>
            </w:tcBorders>
          </w:tcPr>
          <w:p w14:paraId="02BB263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60B4C83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270E7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07F588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factor IX complex (PROFILNINE) 25 UNITS/KG/DOSE IV [11553]</w:t>
            </w:r>
          </w:p>
        </w:tc>
        <w:tc>
          <w:tcPr>
            <w:tcW w:w="345" w:type="dxa"/>
            <w:gridSpan w:val="2"/>
            <w:tcBorders>
              <w:top w:val="single" w:sz="8" w:space="0" w:color="AFAFAF"/>
              <w:left w:val="nil"/>
              <w:bottom w:val="nil"/>
              <w:right w:val="nil"/>
            </w:tcBorders>
            <w:shd w:val="clear" w:color="auto" w:fill="FFFFFF"/>
          </w:tcPr>
          <w:p w14:paraId="0074FC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78E4B985" w14:textId="77777777">
              <w:tc>
                <w:tcPr>
                  <w:tcW w:w="1962" w:type="dxa"/>
                </w:tcPr>
                <w:p w14:paraId="22F66EF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630BD75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8501EB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4B85F2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02725E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1B36086" w14:textId="77777777">
              <w:tc>
                <w:tcPr>
                  <w:tcW w:w="1962" w:type="dxa"/>
                </w:tcPr>
                <w:p w14:paraId="79AE17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26C99A2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F2B39E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25 Units/kg/dose</w:t>
                  </w:r>
                </w:p>
              </w:tc>
              <w:tc>
                <w:tcPr>
                  <w:tcW w:w="245" w:type="dxa"/>
                </w:tcPr>
                <w:p w14:paraId="585969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932174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7A19878" w14:textId="77777777">
              <w:tc>
                <w:tcPr>
                  <w:tcW w:w="1962" w:type="dxa"/>
                  <w:tcBorders>
                    <w:top w:val="single" w:sz="8" w:space="0" w:color="AFAFAF"/>
                  </w:tcBorders>
                </w:tcPr>
                <w:p w14:paraId="298ABF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4AEE2F5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E9AD1B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046CC47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BB987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2470B0A1" w14:textId="77777777">
              <w:tc>
                <w:tcPr>
                  <w:tcW w:w="1962" w:type="dxa"/>
                  <w:tcBorders>
                    <w:top w:val="single" w:sz="8" w:space="0" w:color="AFAFAF"/>
                  </w:tcBorders>
                </w:tcPr>
                <w:p w14:paraId="0D6324F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2F8DC47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CB6CD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3BF900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A8E697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32954F3" w14:textId="77777777">
              <w:tc>
                <w:tcPr>
                  <w:tcW w:w="1962" w:type="dxa"/>
                  <w:tcBorders>
                    <w:top w:val="single" w:sz="8" w:space="0" w:color="AFAFAF"/>
                  </w:tcBorders>
                </w:tcPr>
                <w:p w14:paraId="1234E5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250B2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CE540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41D6C1D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6D7E2E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9AC64CD" w14:textId="77777777">
              <w:tc>
                <w:tcPr>
                  <w:tcW w:w="1962" w:type="dxa"/>
                  <w:tcBorders>
                    <w:top w:val="single" w:sz="8" w:space="0" w:color="AFAFAF"/>
                  </w:tcBorders>
                </w:tcPr>
                <w:p w14:paraId="63ACA0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708CBD5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249DB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For Repeat INR of 1.5 - 3.5 after initial dose of factor IX (PROFILNINE) and FFP.  Infuse slowly.  Do not exceed rate of 10 mL/minute.  Infuse slowly.  Do not exceed rate of 10 mL/minute.</w:t>
                  </w:r>
                </w:p>
              </w:tc>
              <w:tc>
                <w:tcPr>
                  <w:tcW w:w="245" w:type="dxa"/>
                  <w:tcBorders>
                    <w:top w:val="single" w:sz="8" w:space="0" w:color="AFAFAF"/>
                  </w:tcBorders>
                </w:tcPr>
                <w:p w14:paraId="467A609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FD92D5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ACC52DB" w14:textId="77777777">
              <w:tc>
                <w:tcPr>
                  <w:tcW w:w="1962" w:type="dxa"/>
                  <w:tcBorders>
                    <w:top w:val="single" w:sz="8" w:space="0" w:color="AFAFAF"/>
                  </w:tcBorders>
                </w:tcPr>
                <w:p w14:paraId="55A3E74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0BECBB0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3D0D24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D1F4DC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4F875CF"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5B93481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71F4E02" w14:textId="77777777" w:rsidTr="00255875">
        <w:trPr>
          <w:gridAfter w:val="3"/>
          <w:wAfter w:w="580" w:type="dxa"/>
          <w:cantSplit/>
        </w:trPr>
        <w:tc>
          <w:tcPr>
            <w:tcW w:w="115" w:type="dxa"/>
            <w:tcBorders>
              <w:top w:val="nil"/>
              <w:left w:val="single" w:sz="8" w:space="0" w:color="AFAFAF"/>
              <w:bottom w:val="nil"/>
              <w:right w:val="nil"/>
            </w:tcBorders>
          </w:tcPr>
          <w:p w14:paraId="12F9C81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137EABE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D9636B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06BE6E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PLASMA PRODUCT (UNITS) [253555]</w:t>
            </w:r>
          </w:p>
        </w:tc>
        <w:tc>
          <w:tcPr>
            <w:tcW w:w="345" w:type="dxa"/>
            <w:gridSpan w:val="2"/>
            <w:tcBorders>
              <w:top w:val="single" w:sz="8" w:space="0" w:color="AFAFAF"/>
              <w:left w:val="nil"/>
              <w:bottom w:val="nil"/>
              <w:right w:val="nil"/>
            </w:tcBorders>
            <w:shd w:val="clear" w:color="auto" w:fill="FFFFFF"/>
          </w:tcPr>
          <w:p w14:paraId="529041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5E50E546" w14:textId="77777777">
              <w:tc>
                <w:tcPr>
                  <w:tcW w:w="1962" w:type="dxa"/>
                </w:tcPr>
                <w:p w14:paraId="033A7E2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7606FFC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058F4C1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6565D9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F522B3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F9AE284" w14:textId="77777777">
              <w:tc>
                <w:tcPr>
                  <w:tcW w:w="1962" w:type="dxa"/>
                </w:tcPr>
                <w:p w14:paraId="607897C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0D6395F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07D1B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1A91A6E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0BD776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[Today]</w:t>
                  </w:r>
                </w:p>
              </w:tc>
            </w:tr>
            <w:tr w:rsidR="00CB6859" w14:paraId="2FA1D500" w14:textId="77777777">
              <w:tc>
                <w:tcPr>
                  <w:tcW w:w="1962" w:type="dxa"/>
                  <w:tcBorders>
                    <w:top w:val="single" w:sz="8" w:space="0" w:color="AFAFAF"/>
                  </w:tcBorders>
                </w:tcPr>
                <w:p w14:paraId="53F0C6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How many units are requested?</w:t>
                  </w:r>
                </w:p>
              </w:tc>
              <w:tc>
                <w:tcPr>
                  <w:tcW w:w="245" w:type="dxa"/>
                  <w:tcBorders>
                    <w:top w:val="single" w:sz="8" w:space="0" w:color="AFAFAF"/>
                  </w:tcBorders>
                </w:tcPr>
                <w:p w14:paraId="570D792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AED7FF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w:t>
                  </w:r>
                </w:p>
              </w:tc>
              <w:tc>
                <w:tcPr>
                  <w:tcW w:w="245" w:type="dxa"/>
                  <w:tcBorders>
                    <w:top w:val="single" w:sz="8" w:space="0" w:color="AFAFAF"/>
                  </w:tcBorders>
                </w:tcPr>
                <w:p w14:paraId="44532CC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5E9A66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8E13D2A" w14:textId="77777777">
              <w:tc>
                <w:tcPr>
                  <w:tcW w:w="1962" w:type="dxa"/>
                  <w:tcBorders>
                    <w:top w:val="single" w:sz="8" w:space="0" w:color="AFAFAF"/>
                  </w:tcBorders>
                </w:tcPr>
                <w:p w14:paraId="6E75261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Number of Milliliters:</w:t>
                  </w:r>
                </w:p>
              </w:tc>
              <w:tc>
                <w:tcPr>
                  <w:tcW w:w="245" w:type="dxa"/>
                  <w:tcBorders>
                    <w:top w:val="single" w:sz="8" w:space="0" w:color="AFAFAF"/>
                  </w:tcBorders>
                </w:tcPr>
                <w:p w14:paraId="1F42DF9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388E70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614718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95339E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D603CAD" w14:textId="77777777">
              <w:tc>
                <w:tcPr>
                  <w:tcW w:w="1962" w:type="dxa"/>
                  <w:tcBorders>
                    <w:top w:val="single" w:sz="8" w:space="0" w:color="AFAFAF"/>
                  </w:tcBorders>
                </w:tcPr>
                <w:p w14:paraId="73F463D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Plasma Type:</w:t>
                  </w:r>
                </w:p>
              </w:tc>
              <w:tc>
                <w:tcPr>
                  <w:tcW w:w="245" w:type="dxa"/>
                  <w:tcBorders>
                    <w:top w:val="single" w:sz="8" w:space="0" w:color="AFAFAF"/>
                  </w:tcBorders>
                </w:tcPr>
                <w:p w14:paraId="01A681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BBC27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FROZEN PLASMA</w:t>
                  </w:r>
                </w:p>
              </w:tc>
              <w:tc>
                <w:tcPr>
                  <w:tcW w:w="245" w:type="dxa"/>
                  <w:tcBorders>
                    <w:top w:val="single" w:sz="8" w:space="0" w:color="AFAFAF"/>
                  </w:tcBorders>
                </w:tcPr>
                <w:p w14:paraId="2C4D6EA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19ADEC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792319D" w14:textId="77777777">
              <w:tc>
                <w:tcPr>
                  <w:tcW w:w="1962" w:type="dxa"/>
                  <w:tcBorders>
                    <w:top w:val="single" w:sz="8" w:space="0" w:color="AFAFAF"/>
                  </w:tcBorders>
                </w:tcPr>
                <w:p w14:paraId="100472E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If Plasma exchange - enter number of milliliters:</w:t>
                  </w:r>
                </w:p>
              </w:tc>
              <w:tc>
                <w:tcPr>
                  <w:tcW w:w="245" w:type="dxa"/>
                  <w:tcBorders>
                    <w:top w:val="single" w:sz="8" w:space="0" w:color="AFAFAF"/>
                  </w:tcBorders>
                </w:tcPr>
                <w:p w14:paraId="15B972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668476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988C31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EB02BE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D436845" w14:textId="77777777">
              <w:tc>
                <w:tcPr>
                  <w:tcW w:w="1962" w:type="dxa"/>
                  <w:tcBorders>
                    <w:top w:val="single" w:sz="8" w:space="0" w:color="AFAFAF"/>
                  </w:tcBorders>
                </w:tcPr>
                <w:p w14:paraId="0E8619F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499E1E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202EAD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54F7CB0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1351A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52F01668" w14:textId="77777777">
              <w:tc>
                <w:tcPr>
                  <w:tcW w:w="1962" w:type="dxa"/>
                  <w:tcBorders>
                    <w:top w:val="single" w:sz="8" w:space="0" w:color="AFAFAF"/>
                  </w:tcBorders>
                </w:tcPr>
                <w:p w14:paraId="0E03DA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44D0633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97BD81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6F1D44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0DD40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bl>
          <w:p w14:paraId="5F98772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99DD266" w14:textId="77777777" w:rsidTr="00255875">
        <w:trPr>
          <w:gridAfter w:val="3"/>
          <w:wAfter w:w="580" w:type="dxa"/>
          <w:cantSplit/>
        </w:trPr>
        <w:tc>
          <w:tcPr>
            <w:tcW w:w="115" w:type="dxa"/>
            <w:tcBorders>
              <w:top w:val="nil"/>
              <w:left w:val="single" w:sz="8" w:space="0" w:color="AFAFAF"/>
              <w:bottom w:val="nil"/>
              <w:right w:val="nil"/>
            </w:tcBorders>
          </w:tcPr>
          <w:p w14:paraId="070089D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3AB4617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50B9E5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9C7665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TRANSFUSE PLASMA (UNITS) [253564]</w:t>
            </w:r>
          </w:p>
        </w:tc>
        <w:tc>
          <w:tcPr>
            <w:tcW w:w="345" w:type="dxa"/>
            <w:gridSpan w:val="2"/>
            <w:tcBorders>
              <w:top w:val="single" w:sz="8" w:space="0" w:color="AFAFAF"/>
              <w:left w:val="nil"/>
              <w:bottom w:val="nil"/>
              <w:right w:val="nil"/>
            </w:tcBorders>
            <w:shd w:val="clear" w:color="auto" w:fill="FFFFFF"/>
          </w:tcPr>
          <w:p w14:paraId="11AD406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69AC8F78" w14:textId="77777777">
              <w:tc>
                <w:tcPr>
                  <w:tcW w:w="1962" w:type="dxa"/>
                </w:tcPr>
                <w:p w14:paraId="3E8C05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1CC2DDB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AC1B3B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41755D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E449FA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69146CA" w14:textId="77777777">
              <w:tc>
                <w:tcPr>
                  <w:tcW w:w="1962" w:type="dxa"/>
                </w:tcPr>
                <w:p w14:paraId="1C08E05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1B9312B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442D22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4284CE7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BF0F91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[Today]</w:t>
                  </w:r>
                </w:p>
              </w:tc>
            </w:tr>
            <w:tr w:rsidR="00CB6859" w14:paraId="58D3FFBE" w14:textId="77777777">
              <w:tc>
                <w:tcPr>
                  <w:tcW w:w="1962" w:type="dxa"/>
                  <w:tcBorders>
                    <w:top w:val="single" w:sz="8" w:space="0" w:color="AFAFAF"/>
                  </w:tcBorders>
                </w:tcPr>
                <w:p w14:paraId="6E55A66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Transfuse each unit over ________ hours.</w:t>
                  </w:r>
                </w:p>
              </w:tc>
              <w:tc>
                <w:tcPr>
                  <w:tcW w:w="245" w:type="dxa"/>
                  <w:tcBorders>
                    <w:top w:val="single" w:sz="8" w:space="0" w:color="AFAFAF"/>
                  </w:tcBorders>
                </w:tcPr>
                <w:p w14:paraId="66DD69E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7357F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WIDE OPEN</w:t>
                  </w:r>
                </w:p>
              </w:tc>
              <w:tc>
                <w:tcPr>
                  <w:tcW w:w="245" w:type="dxa"/>
                  <w:tcBorders>
                    <w:top w:val="single" w:sz="8" w:space="0" w:color="AFAFAF"/>
                  </w:tcBorders>
                </w:tcPr>
                <w:p w14:paraId="3A5789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B4608F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4A83B25" w14:textId="77777777">
              <w:tc>
                <w:tcPr>
                  <w:tcW w:w="1962" w:type="dxa"/>
                  <w:tcBorders>
                    <w:top w:val="single" w:sz="8" w:space="0" w:color="AFAFAF"/>
                  </w:tcBorders>
                </w:tcPr>
                <w:p w14:paraId="5807057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The advantages, risks and complications of transfusion therapy, as well as alternatives and the option to refuse transfusion have been explained to the patient and or family, and (s)he/they have given an informed consent.</w:t>
                  </w:r>
                </w:p>
              </w:tc>
              <w:tc>
                <w:tcPr>
                  <w:tcW w:w="245" w:type="dxa"/>
                  <w:tcBorders>
                    <w:top w:val="single" w:sz="8" w:space="0" w:color="AFAFAF"/>
                  </w:tcBorders>
                </w:tcPr>
                <w:p w14:paraId="2068D6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0E8C9A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D8CDB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FBDEFE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30E0549" w14:textId="77777777">
              <w:tc>
                <w:tcPr>
                  <w:tcW w:w="1962" w:type="dxa"/>
                  <w:tcBorders>
                    <w:top w:val="single" w:sz="8" w:space="0" w:color="AFAFAF"/>
                  </w:tcBorders>
                </w:tcPr>
                <w:p w14:paraId="44F1BAF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Blood or Blood Products administered under emergent conditions:</w:t>
                  </w:r>
                </w:p>
              </w:tc>
              <w:tc>
                <w:tcPr>
                  <w:tcW w:w="245" w:type="dxa"/>
                  <w:tcBorders>
                    <w:top w:val="single" w:sz="8" w:space="0" w:color="AFAFAF"/>
                  </w:tcBorders>
                </w:tcPr>
                <w:p w14:paraId="089E0B8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22D925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954BC7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2CF3AC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9717C98" w14:textId="77777777">
              <w:tc>
                <w:tcPr>
                  <w:tcW w:w="1962" w:type="dxa"/>
                  <w:tcBorders>
                    <w:top w:val="single" w:sz="8" w:space="0" w:color="AFAFAF"/>
                  </w:tcBorders>
                </w:tcPr>
                <w:p w14:paraId="0BED8F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33967F4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F9E9E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For Repeat INR of 1.5 - 3.5 after initial dose of factor IX (PROFILNINE) and FFP.</w:t>
                  </w:r>
                </w:p>
              </w:tc>
              <w:tc>
                <w:tcPr>
                  <w:tcW w:w="245" w:type="dxa"/>
                  <w:tcBorders>
                    <w:top w:val="single" w:sz="8" w:space="0" w:color="AFAFAF"/>
                  </w:tcBorders>
                </w:tcPr>
                <w:p w14:paraId="7321C32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148304A"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11C5BAD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EFE7EC5" w14:textId="77777777" w:rsidTr="00255875">
        <w:trPr>
          <w:gridAfter w:val="3"/>
          <w:wAfter w:w="580" w:type="dxa"/>
          <w:cantSplit/>
        </w:trPr>
        <w:tc>
          <w:tcPr>
            <w:tcW w:w="115" w:type="dxa"/>
            <w:tcBorders>
              <w:top w:val="nil"/>
              <w:left w:val="single" w:sz="8" w:space="0" w:color="AFAFAF"/>
              <w:bottom w:val="nil"/>
              <w:right w:val="nil"/>
            </w:tcBorders>
          </w:tcPr>
          <w:p w14:paraId="669D7C6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42BA641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039EBD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BC71E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INR [85610B]</w:t>
            </w:r>
          </w:p>
        </w:tc>
        <w:tc>
          <w:tcPr>
            <w:tcW w:w="345" w:type="dxa"/>
            <w:gridSpan w:val="2"/>
            <w:tcBorders>
              <w:top w:val="single" w:sz="8" w:space="0" w:color="AFAFAF"/>
              <w:left w:val="nil"/>
              <w:bottom w:val="nil"/>
              <w:right w:val="nil"/>
            </w:tcBorders>
            <w:shd w:val="clear" w:color="auto" w:fill="FFFFFF"/>
          </w:tcPr>
          <w:p w14:paraId="20D87E0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7FDBD1D8" w14:textId="77777777">
              <w:tc>
                <w:tcPr>
                  <w:tcW w:w="1962" w:type="dxa"/>
                </w:tcPr>
                <w:p w14:paraId="2C680AC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2E72DA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072E6E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B40E9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24377DA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2C7F6A5" w14:textId="77777777">
              <w:tc>
                <w:tcPr>
                  <w:tcW w:w="1962" w:type="dxa"/>
                </w:tcPr>
                <w:p w14:paraId="2F0E406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50CAAAA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0A00C73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5AE681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80068F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5F6B170A" w14:textId="77777777">
              <w:tc>
                <w:tcPr>
                  <w:tcW w:w="1962" w:type="dxa"/>
                  <w:tcBorders>
                    <w:top w:val="single" w:sz="8" w:space="0" w:color="AFAFAF"/>
                  </w:tcBorders>
                </w:tcPr>
                <w:p w14:paraId="6C4DD7C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015BE4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D4E82E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8015E0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780B34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D8A5560" w14:textId="77777777">
              <w:tc>
                <w:tcPr>
                  <w:tcW w:w="1962" w:type="dxa"/>
                  <w:tcBorders>
                    <w:top w:val="single" w:sz="8" w:space="0" w:color="AFAFAF"/>
                  </w:tcBorders>
                </w:tcPr>
                <w:p w14:paraId="2A5FCFD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38B4886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0E28EF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CONDITIONAL For 1 Occurrences</w:t>
                  </w:r>
                </w:p>
              </w:tc>
              <w:tc>
                <w:tcPr>
                  <w:tcW w:w="245" w:type="dxa"/>
                  <w:tcBorders>
                    <w:top w:val="single" w:sz="8" w:space="0" w:color="AFAFAF"/>
                  </w:tcBorders>
                </w:tcPr>
                <w:p w14:paraId="0E93A3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106662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[qAM]   [Tom AM]   [q other AM]</w:t>
                  </w:r>
                </w:p>
              </w:tc>
            </w:tr>
            <w:tr w:rsidR="00CB6859" w14:paraId="56DD8C8B" w14:textId="77777777">
              <w:tc>
                <w:tcPr>
                  <w:tcW w:w="1962" w:type="dxa"/>
                  <w:tcBorders>
                    <w:top w:val="single" w:sz="8" w:space="0" w:color="AFAFAF"/>
                  </w:tcBorders>
                </w:tcPr>
                <w:p w14:paraId="3EFA2CA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1E8ECD9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7710C8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76FAF44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47B3CF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19DAEBF4" w14:textId="77777777">
              <w:tc>
                <w:tcPr>
                  <w:tcW w:w="1962" w:type="dxa"/>
                  <w:tcBorders>
                    <w:top w:val="single" w:sz="8" w:space="0" w:color="AFAFAF"/>
                  </w:tcBorders>
                </w:tcPr>
                <w:p w14:paraId="0C6583A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2D79026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65ED8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4F963D3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1B7F91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28DD5E7D" w14:textId="77777777">
              <w:tc>
                <w:tcPr>
                  <w:tcW w:w="1962" w:type="dxa"/>
                  <w:tcBorders>
                    <w:top w:val="single" w:sz="8" w:space="0" w:color="AFAFAF"/>
                  </w:tcBorders>
                </w:tcPr>
                <w:p w14:paraId="7E9A9CE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0C81F24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039709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6A0BA3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F15229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31A2F382"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009297F8" w14:textId="77777777">
                    <w:tc>
                      <w:tcPr>
                        <w:tcW w:w="196" w:type="dxa"/>
                      </w:tcPr>
                      <w:p w14:paraId="4F7EB48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4ADFA3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12DCB19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79636B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8BED52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C04FF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6D28CDC"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2672A020"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1675BB0D"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3D95A9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41A6965E" w14:textId="77777777">
              <w:tc>
                <w:tcPr>
                  <w:tcW w:w="1962" w:type="dxa"/>
                  <w:tcBorders>
                    <w:top w:val="single" w:sz="8" w:space="0" w:color="AFAFAF"/>
                  </w:tcBorders>
                </w:tcPr>
                <w:p w14:paraId="536482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51F8758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3C2D42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TO BE DRAWN IMMEDIATELY AFTER DOSE of factor IX complex (PROFILNINE) AND FFP 1 UNIT HAVE BEEN INFUSED.</w:t>
                  </w:r>
                </w:p>
              </w:tc>
              <w:tc>
                <w:tcPr>
                  <w:tcW w:w="245" w:type="dxa"/>
                  <w:tcBorders>
                    <w:top w:val="single" w:sz="8" w:space="0" w:color="AFAFAF"/>
                  </w:tcBorders>
                </w:tcPr>
                <w:p w14:paraId="2452AB6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28634D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821B792" w14:textId="77777777">
              <w:tc>
                <w:tcPr>
                  <w:tcW w:w="1962" w:type="dxa"/>
                  <w:tcBorders>
                    <w:top w:val="single" w:sz="8" w:space="0" w:color="AFAFAF"/>
                  </w:tcBorders>
                </w:tcPr>
                <w:p w14:paraId="2EE361B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6427E9C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A40DB7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52FA84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057ECBC"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708C3C9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713D2F1" w14:textId="77777777" w:rsidTr="00255875">
        <w:trPr>
          <w:cantSplit/>
        </w:trPr>
        <w:tc>
          <w:tcPr>
            <w:tcW w:w="115" w:type="dxa"/>
            <w:tcBorders>
              <w:top w:val="nil"/>
              <w:left w:val="single" w:sz="8" w:space="0" w:color="AFAFAF"/>
              <w:bottom w:val="nil"/>
              <w:right w:val="nil"/>
            </w:tcBorders>
          </w:tcPr>
          <w:p w14:paraId="145231B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3049433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05A589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BPAM WARFARIN EMERGENCY REVERSAL ORDERS FOR REPEAT INR GREATER THAN 3.5  [416627]</w:t>
            </w:r>
          </w:p>
        </w:tc>
        <w:tc>
          <w:tcPr>
            <w:tcW w:w="345" w:type="dxa"/>
            <w:tcBorders>
              <w:top w:val="single" w:sz="8" w:space="0" w:color="AFAFAF"/>
              <w:left w:val="nil"/>
              <w:bottom w:val="nil"/>
              <w:right w:val="nil"/>
            </w:tcBorders>
            <w:shd w:val="clear" w:color="auto" w:fill="FFFFFF"/>
          </w:tcPr>
          <w:p w14:paraId="3A9C97E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247BA91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9E128A5" w14:textId="77777777" w:rsidTr="00255875">
        <w:trPr>
          <w:gridAfter w:val="3"/>
          <w:wAfter w:w="580" w:type="dxa"/>
          <w:cantSplit/>
        </w:trPr>
        <w:tc>
          <w:tcPr>
            <w:tcW w:w="115" w:type="dxa"/>
            <w:tcBorders>
              <w:top w:val="nil"/>
              <w:left w:val="single" w:sz="8" w:space="0" w:color="AFAFAF"/>
              <w:bottom w:val="nil"/>
              <w:right w:val="nil"/>
            </w:tcBorders>
          </w:tcPr>
          <w:p w14:paraId="0E9048B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50431E5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9EF41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AB756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factor IX complex (PROFILNINE) 50 UNITS/KG/DOSE IV [11553]</w:t>
            </w:r>
          </w:p>
        </w:tc>
        <w:tc>
          <w:tcPr>
            <w:tcW w:w="345" w:type="dxa"/>
            <w:gridSpan w:val="2"/>
            <w:tcBorders>
              <w:top w:val="single" w:sz="8" w:space="0" w:color="AFAFAF"/>
              <w:left w:val="nil"/>
              <w:bottom w:val="nil"/>
              <w:right w:val="nil"/>
            </w:tcBorders>
            <w:shd w:val="clear" w:color="auto" w:fill="FFFFFF"/>
          </w:tcPr>
          <w:p w14:paraId="567B5F8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14E83289" w14:textId="77777777">
              <w:tc>
                <w:tcPr>
                  <w:tcW w:w="1962" w:type="dxa"/>
                </w:tcPr>
                <w:p w14:paraId="560B8B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13F03A2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01F3991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9443C8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9D1E91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01ABCD1" w14:textId="77777777">
              <w:tc>
                <w:tcPr>
                  <w:tcW w:w="1962" w:type="dxa"/>
                </w:tcPr>
                <w:p w14:paraId="2AE76C1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0B2987C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34B32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50 Units/kg/dose</w:t>
                  </w:r>
                </w:p>
              </w:tc>
              <w:tc>
                <w:tcPr>
                  <w:tcW w:w="245" w:type="dxa"/>
                </w:tcPr>
                <w:p w14:paraId="06D8F04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B86DEB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EF92A87" w14:textId="77777777">
              <w:tc>
                <w:tcPr>
                  <w:tcW w:w="1962" w:type="dxa"/>
                  <w:tcBorders>
                    <w:top w:val="single" w:sz="8" w:space="0" w:color="AFAFAF"/>
                  </w:tcBorders>
                </w:tcPr>
                <w:p w14:paraId="6CCA69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2C3C649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3EB48B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1451BB9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E95AC2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579AA6ED" w14:textId="77777777">
              <w:tc>
                <w:tcPr>
                  <w:tcW w:w="1962" w:type="dxa"/>
                  <w:tcBorders>
                    <w:top w:val="single" w:sz="8" w:space="0" w:color="AFAFAF"/>
                  </w:tcBorders>
                </w:tcPr>
                <w:p w14:paraId="67E174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4F35BB2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B59A3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18DBB76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017440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6AEE589" w14:textId="77777777">
              <w:tc>
                <w:tcPr>
                  <w:tcW w:w="1962" w:type="dxa"/>
                  <w:tcBorders>
                    <w:top w:val="single" w:sz="8" w:space="0" w:color="AFAFAF"/>
                  </w:tcBorders>
                </w:tcPr>
                <w:p w14:paraId="6302A3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775195F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FF2A63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45" w:type="dxa"/>
                  <w:tcBorders>
                    <w:top w:val="single" w:sz="8" w:space="0" w:color="AFAFAF"/>
                  </w:tcBorders>
                </w:tcPr>
                <w:p w14:paraId="6ADFF1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C348A6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CD8AC5F" w14:textId="77777777">
              <w:tc>
                <w:tcPr>
                  <w:tcW w:w="1962" w:type="dxa"/>
                  <w:tcBorders>
                    <w:top w:val="single" w:sz="8" w:space="0" w:color="AFAFAF"/>
                  </w:tcBorders>
                </w:tcPr>
                <w:p w14:paraId="2EA8C19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1B178B6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14BEE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For repeat INR of greater than 3.5 after initial dose of factor IX (PROFILNINE) and FFP.  Infuse slowly.  Do not exceed rate of 10 mL/minute.</w:t>
                  </w:r>
                </w:p>
              </w:tc>
              <w:tc>
                <w:tcPr>
                  <w:tcW w:w="245" w:type="dxa"/>
                  <w:tcBorders>
                    <w:top w:val="single" w:sz="8" w:space="0" w:color="AFAFAF"/>
                  </w:tcBorders>
                </w:tcPr>
                <w:p w14:paraId="090B3B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EF8E0E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2C9F821" w14:textId="77777777">
              <w:tc>
                <w:tcPr>
                  <w:tcW w:w="1962" w:type="dxa"/>
                  <w:tcBorders>
                    <w:top w:val="single" w:sz="8" w:space="0" w:color="AFAFAF"/>
                  </w:tcBorders>
                </w:tcPr>
                <w:p w14:paraId="1F59AA0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4DDCAF9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6487CD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5EAD1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C6D28FA"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7940E6B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3A1EDF3" w14:textId="77777777" w:rsidTr="00255875">
        <w:trPr>
          <w:gridAfter w:val="3"/>
          <w:wAfter w:w="580" w:type="dxa"/>
          <w:cantSplit/>
        </w:trPr>
        <w:tc>
          <w:tcPr>
            <w:tcW w:w="115" w:type="dxa"/>
            <w:tcBorders>
              <w:top w:val="nil"/>
              <w:left w:val="single" w:sz="8" w:space="0" w:color="AFAFAF"/>
              <w:bottom w:val="nil"/>
              <w:right w:val="nil"/>
            </w:tcBorders>
          </w:tcPr>
          <w:p w14:paraId="5DE1142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1ECE668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F3FD40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EB711D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PLASMA PRODUCT (UNITS) [253555]</w:t>
            </w:r>
          </w:p>
        </w:tc>
        <w:tc>
          <w:tcPr>
            <w:tcW w:w="345" w:type="dxa"/>
            <w:gridSpan w:val="2"/>
            <w:tcBorders>
              <w:top w:val="single" w:sz="8" w:space="0" w:color="AFAFAF"/>
              <w:left w:val="nil"/>
              <w:bottom w:val="nil"/>
              <w:right w:val="nil"/>
            </w:tcBorders>
            <w:shd w:val="clear" w:color="auto" w:fill="FFFFFF"/>
          </w:tcPr>
          <w:p w14:paraId="5033A57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2230D475" w14:textId="77777777">
              <w:tc>
                <w:tcPr>
                  <w:tcW w:w="1962" w:type="dxa"/>
                </w:tcPr>
                <w:p w14:paraId="6860A48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5E9462A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D9A50F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4206CC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AF98A0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D2A4EC8" w14:textId="77777777">
              <w:tc>
                <w:tcPr>
                  <w:tcW w:w="1962" w:type="dxa"/>
                </w:tcPr>
                <w:p w14:paraId="465362E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0805D59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2DFD8F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409491F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EB1919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[Today]</w:t>
                  </w:r>
                </w:p>
              </w:tc>
            </w:tr>
            <w:tr w:rsidR="00CB6859" w14:paraId="33B429E2" w14:textId="77777777">
              <w:tc>
                <w:tcPr>
                  <w:tcW w:w="1962" w:type="dxa"/>
                  <w:tcBorders>
                    <w:top w:val="single" w:sz="8" w:space="0" w:color="AFAFAF"/>
                  </w:tcBorders>
                </w:tcPr>
                <w:p w14:paraId="7B1CFFB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Number of units to give:</w:t>
                  </w:r>
                </w:p>
              </w:tc>
              <w:tc>
                <w:tcPr>
                  <w:tcW w:w="245" w:type="dxa"/>
                  <w:tcBorders>
                    <w:top w:val="single" w:sz="8" w:space="0" w:color="AFAFAF"/>
                  </w:tcBorders>
                </w:tcPr>
                <w:p w14:paraId="228BA82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2BF17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w:t>
                  </w:r>
                </w:p>
              </w:tc>
              <w:tc>
                <w:tcPr>
                  <w:tcW w:w="245" w:type="dxa"/>
                  <w:tcBorders>
                    <w:top w:val="single" w:sz="8" w:space="0" w:color="AFAFAF"/>
                  </w:tcBorders>
                </w:tcPr>
                <w:p w14:paraId="57EA8F8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C90A2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   [2]   [3]   [4]   [5]   [6]   [7]   [8]   [9]   [10]   [Unknown]</w:t>
                  </w:r>
                </w:p>
              </w:tc>
            </w:tr>
            <w:tr w:rsidR="00CB6859" w14:paraId="555BF710" w14:textId="77777777">
              <w:tc>
                <w:tcPr>
                  <w:tcW w:w="1962" w:type="dxa"/>
                  <w:tcBorders>
                    <w:top w:val="single" w:sz="8" w:space="0" w:color="AFAFAF"/>
                  </w:tcBorders>
                </w:tcPr>
                <w:p w14:paraId="21B787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Number of Milliliters:</w:t>
                  </w:r>
                </w:p>
              </w:tc>
              <w:tc>
                <w:tcPr>
                  <w:tcW w:w="245" w:type="dxa"/>
                  <w:tcBorders>
                    <w:top w:val="single" w:sz="8" w:space="0" w:color="AFAFAF"/>
                  </w:tcBorders>
                </w:tcPr>
                <w:p w14:paraId="18D0C07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B7492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22859E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10E1C2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229D9E3" w14:textId="77777777">
              <w:tc>
                <w:tcPr>
                  <w:tcW w:w="1962" w:type="dxa"/>
                  <w:tcBorders>
                    <w:top w:val="single" w:sz="8" w:space="0" w:color="AFAFAF"/>
                  </w:tcBorders>
                </w:tcPr>
                <w:p w14:paraId="4421FF4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Plasma Type:</w:t>
                  </w:r>
                </w:p>
              </w:tc>
              <w:tc>
                <w:tcPr>
                  <w:tcW w:w="245" w:type="dxa"/>
                  <w:tcBorders>
                    <w:top w:val="single" w:sz="8" w:space="0" w:color="AFAFAF"/>
                  </w:tcBorders>
                </w:tcPr>
                <w:p w14:paraId="674BE25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5364A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FROZEN PLASMA</w:t>
                  </w:r>
                </w:p>
              </w:tc>
              <w:tc>
                <w:tcPr>
                  <w:tcW w:w="245" w:type="dxa"/>
                  <w:tcBorders>
                    <w:top w:val="single" w:sz="8" w:space="0" w:color="AFAFAF"/>
                  </w:tcBorders>
                </w:tcPr>
                <w:p w14:paraId="6ECA056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73F4AE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92FF451" w14:textId="77777777">
              <w:tc>
                <w:tcPr>
                  <w:tcW w:w="1962" w:type="dxa"/>
                  <w:tcBorders>
                    <w:top w:val="single" w:sz="8" w:space="0" w:color="AFAFAF"/>
                  </w:tcBorders>
                </w:tcPr>
                <w:p w14:paraId="0A989C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If Plasma exchange - enter number of milliliters:</w:t>
                  </w:r>
                </w:p>
              </w:tc>
              <w:tc>
                <w:tcPr>
                  <w:tcW w:w="245" w:type="dxa"/>
                  <w:tcBorders>
                    <w:top w:val="single" w:sz="8" w:space="0" w:color="AFAFAF"/>
                  </w:tcBorders>
                </w:tcPr>
                <w:p w14:paraId="1BA5913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9C1471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6D23D1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A7D6FA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0B71DF5" w14:textId="77777777">
              <w:tc>
                <w:tcPr>
                  <w:tcW w:w="1962" w:type="dxa"/>
                  <w:tcBorders>
                    <w:top w:val="single" w:sz="8" w:space="0" w:color="AFAFAF"/>
                  </w:tcBorders>
                </w:tcPr>
                <w:p w14:paraId="0FBC7AD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4CC0E1B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EA02D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01F8C9E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066BEE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5DD26096" w14:textId="77777777">
              <w:tc>
                <w:tcPr>
                  <w:tcW w:w="1962" w:type="dxa"/>
                  <w:tcBorders>
                    <w:top w:val="single" w:sz="8" w:space="0" w:color="AFAFAF"/>
                  </w:tcBorders>
                </w:tcPr>
                <w:p w14:paraId="4C050F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793656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4AA0E5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7AF4E15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F74C5B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bl>
          <w:p w14:paraId="6AD0498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479CB7F" w14:textId="77777777" w:rsidTr="00255875">
        <w:trPr>
          <w:gridAfter w:val="3"/>
          <w:wAfter w:w="580" w:type="dxa"/>
          <w:cantSplit/>
        </w:trPr>
        <w:tc>
          <w:tcPr>
            <w:tcW w:w="115" w:type="dxa"/>
            <w:tcBorders>
              <w:top w:val="nil"/>
              <w:left w:val="single" w:sz="8" w:space="0" w:color="AFAFAF"/>
              <w:bottom w:val="nil"/>
              <w:right w:val="nil"/>
            </w:tcBorders>
          </w:tcPr>
          <w:p w14:paraId="063273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588F32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0891BA6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9A91A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TRANSFUSE PLASMA (UNITS) [253564]</w:t>
            </w:r>
          </w:p>
        </w:tc>
        <w:tc>
          <w:tcPr>
            <w:tcW w:w="345" w:type="dxa"/>
            <w:gridSpan w:val="2"/>
            <w:tcBorders>
              <w:top w:val="single" w:sz="8" w:space="0" w:color="AFAFAF"/>
              <w:left w:val="nil"/>
              <w:bottom w:val="nil"/>
              <w:right w:val="nil"/>
            </w:tcBorders>
            <w:shd w:val="clear" w:color="auto" w:fill="FFFFFF"/>
          </w:tcPr>
          <w:p w14:paraId="476777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3011F5FF" w14:textId="77777777">
              <w:tc>
                <w:tcPr>
                  <w:tcW w:w="1962" w:type="dxa"/>
                </w:tcPr>
                <w:p w14:paraId="67651F8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2D772ED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04C11A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14DBB3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E14D3E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5AD9812" w14:textId="77777777">
              <w:tc>
                <w:tcPr>
                  <w:tcW w:w="1962" w:type="dxa"/>
                </w:tcPr>
                <w:p w14:paraId="3C17109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5BE3C88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C9160F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0042208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3E790E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[Today]</w:t>
                  </w:r>
                </w:p>
              </w:tc>
            </w:tr>
            <w:tr w:rsidR="00CB6859" w14:paraId="7E7B57E4" w14:textId="77777777">
              <w:tc>
                <w:tcPr>
                  <w:tcW w:w="1962" w:type="dxa"/>
                  <w:tcBorders>
                    <w:top w:val="single" w:sz="8" w:space="0" w:color="AFAFAF"/>
                  </w:tcBorders>
                </w:tcPr>
                <w:p w14:paraId="4FAFE9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Transfuse each unit over ________ hours.</w:t>
                  </w:r>
                </w:p>
              </w:tc>
              <w:tc>
                <w:tcPr>
                  <w:tcW w:w="245" w:type="dxa"/>
                  <w:tcBorders>
                    <w:top w:val="single" w:sz="8" w:space="0" w:color="AFAFAF"/>
                  </w:tcBorders>
                </w:tcPr>
                <w:p w14:paraId="2AA484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47E65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WIDE OPEN</w:t>
                  </w:r>
                </w:p>
              </w:tc>
              <w:tc>
                <w:tcPr>
                  <w:tcW w:w="245" w:type="dxa"/>
                  <w:tcBorders>
                    <w:top w:val="single" w:sz="8" w:space="0" w:color="AFAFAF"/>
                  </w:tcBorders>
                </w:tcPr>
                <w:p w14:paraId="000F5DC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88CD95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C168508" w14:textId="77777777">
              <w:tc>
                <w:tcPr>
                  <w:tcW w:w="1962" w:type="dxa"/>
                  <w:tcBorders>
                    <w:top w:val="single" w:sz="8" w:space="0" w:color="AFAFAF"/>
                  </w:tcBorders>
                </w:tcPr>
                <w:p w14:paraId="5CE7B98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Blood or Blood Products administered under emergent conditions:</w:t>
                  </w:r>
                </w:p>
              </w:tc>
              <w:tc>
                <w:tcPr>
                  <w:tcW w:w="245" w:type="dxa"/>
                  <w:tcBorders>
                    <w:top w:val="single" w:sz="8" w:space="0" w:color="AFAFAF"/>
                  </w:tcBorders>
                </w:tcPr>
                <w:p w14:paraId="40C4E82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D0BDD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B3A07E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C4DB49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059D8CD" w14:textId="77777777">
              <w:tc>
                <w:tcPr>
                  <w:tcW w:w="1962" w:type="dxa"/>
                  <w:tcBorders>
                    <w:top w:val="single" w:sz="8" w:space="0" w:color="AFAFAF"/>
                  </w:tcBorders>
                </w:tcPr>
                <w:p w14:paraId="06FA855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The advantages, risks and complications of transfusion therapy, as well as alternatives and the option to refuse transfusion have been explained to the patient and or family, and (s)he/they have given an informed consent.</w:t>
                  </w:r>
                </w:p>
              </w:tc>
              <w:tc>
                <w:tcPr>
                  <w:tcW w:w="245" w:type="dxa"/>
                  <w:tcBorders>
                    <w:top w:val="single" w:sz="8" w:space="0" w:color="AFAFAF"/>
                  </w:tcBorders>
                </w:tcPr>
                <w:p w14:paraId="53D8F5D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55C70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6671D4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CDB33A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9C0AD7A" w14:textId="77777777">
              <w:tc>
                <w:tcPr>
                  <w:tcW w:w="1962" w:type="dxa"/>
                  <w:tcBorders>
                    <w:top w:val="single" w:sz="8" w:space="0" w:color="AFAFAF"/>
                  </w:tcBorders>
                </w:tcPr>
                <w:p w14:paraId="51DEF4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715136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3A983B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For Repeat INR greater than 3.5 after initial dose of factor IX (PROFILNINE) and FFP.</w:t>
                  </w:r>
                </w:p>
              </w:tc>
              <w:tc>
                <w:tcPr>
                  <w:tcW w:w="245" w:type="dxa"/>
                  <w:tcBorders>
                    <w:top w:val="single" w:sz="8" w:space="0" w:color="AFAFAF"/>
                  </w:tcBorders>
                </w:tcPr>
                <w:p w14:paraId="292F23C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07B6AE6"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1FCC1CC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C03D0EC" w14:textId="77777777" w:rsidTr="00255875">
        <w:trPr>
          <w:gridAfter w:val="3"/>
          <w:wAfter w:w="580" w:type="dxa"/>
          <w:cantSplit/>
        </w:trPr>
        <w:tc>
          <w:tcPr>
            <w:tcW w:w="115" w:type="dxa"/>
            <w:tcBorders>
              <w:top w:val="nil"/>
              <w:left w:val="single" w:sz="8" w:space="0" w:color="AFAFAF"/>
              <w:bottom w:val="nil"/>
              <w:right w:val="nil"/>
            </w:tcBorders>
          </w:tcPr>
          <w:p w14:paraId="7F80BDF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0904D6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9A956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06EA29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INR [85610B]</w:t>
            </w:r>
          </w:p>
        </w:tc>
        <w:tc>
          <w:tcPr>
            <w:tcW w:w="345" w:type="dxa"/>
            <w:gridSpan w:val="2"/>
            <w:tcBorders>
              <w:top w:val="single" w:sz="8" w:space="0" w:color="AFAFAF"/>
              <w:left w:val="nil"/>
              <w:bottom w:val="nil"/>
              <w:right w:val="nil"/>
            </w:tcBorders>
            <w:shd w:val="clear" w:color="auto" w:fill="FFFFFF"/>
          </w:tcPr>
          <w:p w14:paraId="7F60EEE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2E56AB81" w14:textId="77777777">
              <w:tc>
                <w:tcPr>
                  <w:tcW w:w="1962" w:type="dxa"/>
                </w:tcPr>
                <w:p w14:paraId="44B9B8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23DBB99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F6CB45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48506F6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0CEF33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A32988B" w14:textId="77777777">
              <w:tc>
                <w:tcPr>
                  <w:tcW w:w="1962" w:type="dxa"/>
                </w:tcPr>
                <w:p w14:paraId="4DFE31C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2BC7944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29129F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3604847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65B5E0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30786F07" w14:textId="77777777">
              <w:tc>
                <w:tcPr>
                  <w:tcW w:w="1962" w:type="dxa"/>
                  <w:tcBorders>
                    <w:top w:val="single" w:sz="8" w:space="0" w:color="AFAFAF"/>
                  </w:tcBorders>
                </w:tcPr>
                <w:p w14:paraId="6212E53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09F024D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CC2B00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3E8383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EC2565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81FDF01" w14:textId="77777777">
              <w:tc>
                <w:tcPr>
                  <w:tcW w:w="1962" w:type="dxa"/>
                  <w:tcBorders>
                    <w:top w:val="single" w:sz="8" w:space="0" w:color="AFAFAF"/>
                  </w:tcBorders>
                </w:tcPr>
                <w:p w14:paraId="1748246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45A95A7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D01237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CONDITIONAL For 1 Occurrences</w:t>
                  </w:r>
                </w:p>
              </w:tc>
              <w:tc>
                <w:tcPr>
                  <w:tcW w:w="245" w:type="dxa"/>
                  <w:tcBorders>
                    <w:top w:val="single" w:sz="8" w:space="0" w:color="AFAFAF"/>
                  </w:tcBorders>
                </w:tcPr>
                <w:p w14:paraId="7FB931B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EB6066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[qAM]   [Tom AM]   [q other AM]</w:t>
                  </w:r>
                </w:p>
              </w:tc>
            </w:tr>
            <w:tr w:rsidR="00CB6859" w14:paraId="58DF56BD" w14:textId="77777777">
              <w:tc>
                <w:tcPr>
                  <w:tcW w:w="1962" w:type="dxa"/>
                  <w:tcBorders>
                    <w:top w:val="single" w:sz="8" w:space="0" w:color="AFAFAF"/>
                  </w:tcBorders>
                </w:tcPr>
                <w:p w14:paraId="69BAF7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44B647B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FEAEDC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12B00BF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6C89A9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41F5C243" w14:textId="77777777">
              <w:tc>
                <w:tcPr>
                  <w:tcW w:w="1962" w:type="dxa"/>
                  <w:tcBorders>
                    <w:top w:val="single" w:sz="8" w:space="0" w:color="AFAFAF"/>
                  </w:tcBorders>
                </w:tcPr>
                <w:p w14:paraId="0B0F803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6CB71CA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7D39F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1CA12A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DFA9A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67B67E90" w14:textId="77777777">
              <w:tc>
                <w:tcPr>
                  <w:tcW w:w="1962" w:type="dxa"/>
                  <w:tcBorders>
                    <w:top w:val="single" w:sz="8" w:space="0" w:color="AFAFAF"/>
                  </w:tcBorders>
                </w:tcPr>
                <w:p w14:paraId="0C2A6BD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527704D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B01BD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CC007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DE8D16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024F416A"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76302E8E" w14:textId="77777777">
                    <w:tc>
                      <w:tcPr>
                        <w:tcW w:w="196" w:type="dxa"/>
                      </w:tcPr>
                      <w:p w14:paraId="5F2236D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3E9F09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176FFA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D3ADCD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63649B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BB7D59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68ACED7"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662DC9AC"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059EB4D6"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348C380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043E3C53" w14:textId="77777777">
              <w:tc>
                <w:tcPr>
                  <w:tcW w:w="1962" w:type="dxa"/>
                  <w:tcBorders>
                    <w:top w:val="single" w:sz="8" w:space="0" w:color="AFAFAF"/>
                  </w:tcBorders>
                </w:tcPr>
                <w:p w14:paraId="358D283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034BD1D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EBE277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TO BE DRAWN IMMEDIATELY AFTER DOSE of factor IX complex (PROFILNINE) AND FFP 1 UNIT HAVE BEEN INFUSED.</w:t>
                  </w:r>
                </w:p>
              </w:tc>
              <w:tc>
                <w:tcPr>
                  <w:tcW w:w="245" w:type="dxa"/>
                  <w:tcBorders>
                    <w:top w:val="single" w:sz="8" w:space="0" w:color="AFAFAF"/>
                  </w:tcBorders>
                </w:tcPr>
                <w:p w14:paraId="2FFD75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99640B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774FD6F" w14:textId="77777777">
              <w:tc>
                <w:tcPr>
                  <w:tcW w:w="1962" w:type="dxa"/>
                  <w:tcBorders>
                    <w:top w:val="single" w:sz="8" w:space="0" w:color="AFAFAF"/>
                  </w:tcBorders>
                </w:tcPr>
                <w:p w14:paraId="629CEF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399645A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4FBE7B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EF570E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8FA5AAB"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2E2B3E5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4FF89AE" w14:textId="77777777" w:rsidTr="00255875">
        <w:trPr>
          <w:gridAfter w:val="1"/>
          <w:wAfter w:w="118" w:type="dxa"/>
          <w:cantSplit/>
        </w:trPr>
        <w:tc>
          <w:tcPr>
            <w:tcW w:w="115" w:type="dxa"/>
            <w:tcBorders>
              <w:top w:val="nil"/>
              <w:left w:val="single" w:sz="8" w:space="0" w:color="AFAFAF"/>
              <w:bottom w:val="nil"/>
              <w:right w:val="nil"/>
            </w:tcBorders>
          </w:tcPr>
          <w:p w14:paraId="4972B9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5142BC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084202D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677413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6B17395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DAEF05F" w14:textId="77777777" w:rsidTr="00255875">
        <w:tc>
          <w:tcPr>
            <w:tcW w:w="115" w:type="dxa"/>
            <w:tcBorders>
              <w:top w:val="nil"/>
              <w:left w:val="single" w:sz="8" w:space="0" w:color="AFAFAF"/>
              <w:bottom w:val="nil"/>
              <w:right w:val="nil"/>
            </w:tcBorders>
          </w:tcPr>
          <w:p w14:paraId="0A51D8B7"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00F3ABBE"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1F104189"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68A99C67" w14:textId="77777777" w:rsidTr="00255875">
        <w:trPr>
          <w:gridAfter w:val="1"/>
          <w:wAfter w:w="118" w:type="dxa"/>
          <w:cantSplit/>
        </w:trPr>
        <w:tc>
          <w:tcPr>
            <w:tcW w:w="115" w:type="dxa"/>
            <w:tcBorders>
              <w:top w:val="nil"/>
              <w:left w:val="single" w:sz="8" w:space="0" w:color="AFAFAF"/>
              <w:bottom w:val="nil"/>
              <w:right w:val="nil"/>
            </w:tcBorders>
          </w:tcPr>
          <w:p w14:paraId="4B485C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320E463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Nursing [19633]</w:t>
            </w:r>
          </w:p>
        </w:tc>
      </w:tr>
      <w:tr w:rsidR="00CB6859" w14:paraId="76F8F337" w14:textId="77777777" w:rsidTr="00255875">
        <w:tc>
          <w:tcPr>
            <w:tcW w:w="115" w:type="dxa"/>
            <w:tcBorders>
              <w:top w:val="nil"/>
              <w:left w:val="single" w:sz="8" w:space="0" w:color="AFAFAF"/>
              <w:bottom w:val="nil"/>
              <w:right w:val="nil"/>
            </w:tcBorders>
          </w:tcPr>
          <w:p w14:paraId="4DE1FA20"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71458E3D"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146EBA97"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0B86A4B1" w14:textId="77777777" w:rsidTr="00255875">
        <w:trPr>
          <w:gridAfter w:val="1"/>
          <w:wAfter w:w="118" w:type="dxa"/>
          <w:cantSplit/>
        </w:trPr>
        <w:tc>
          <w:tcPr>
            <w:tcW w:w="115" w:type="dxa"/>
            <w:tcBorders>
              <w:top w:val="nil"/>
              <w:left w:val="single" w:sz="8" w:space="0" w:color="AFAFAF"/>
              <w:bottom w:val="nil"/>
              <w:right w:val="nil"/>
            </w:tcBorders>
          </w:tcPr>
          <w:p w14:paraId="479786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1B084B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856C5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VERIFY THAT CONSENT HAS BEEN SIGNED FOR PLANNED PROCEDURE [210285]</w:t>
            </w:r>
          </w:p>
        </w:tc>
        <w:tc>
          <w:tcPr>
            <w:tcW w:w="345" w:type="dxa"/>
            <w:gridSpan w:val="2"/>
            <w:tcBorders>
              <w:top w:val="single" w:sz="8" w:space="0" w:color="AFAFAF"/>
              <w:left w:val="nil"/>
              <w:bottom w:val="nil"/>
              <w:right w:val="nil"/>
            </w:tcBorders>
            <w:shd w:val="clear" w:color="auto" w:fill="FFFFFF"/>
          </w:tcPr>
          <w:p w14:paraId="23F2145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780E0B59" w14:textId="77777777">
              <w:tc>
                <w:tcPr>
                  <w:tcW w:w="2128" w:type="dxa"/>
                </w:tcPr>
                <w:p w14:paraId="1903320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2AA25FD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24401F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760C3D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4E9CFF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2F4954D" w14:textId="77777777">
              <w:tc>
                <w:tcPr>
                  <w:tcW w:w="2128" w:type="dxa"/>
                </w:tcPr>
                <w:p w14:paraId="4DD6582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3300D61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22114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0A16BA2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4F054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55B5AB78" w14:textId="77777777">
              <w:tc>
                <w:tcPr>
                  <w:tcW w:w="2128" w:type="dxa"/>
                  <w:tcBorders>
                    <w:top w:val="single" w:sz="8" w:space="0" w:color="AFAFAF"/>
                  </w:tcBorders>
                </w:tcPr>
                <w:p w14:paraId="6C107DD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4FB89D4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875EC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5EFC10A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71899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[TID]   [QShift]   [AS NEEDED (NURSING)]   [daily]   [BID]   [q2H]   [q6H]   [QID]</w:t>
                  </w:r>
                </w:p>
              </w:tc>
            </w:tr>
            <w:tr w:rsidR="00CB6859" w14:paraId="6F6A7761" w14:textId="77777777">
              <w:tc>
                <w:tcPr>
                  <w:tcW w:w="2128" w:type="dxa"/>
                  <w:tcBorders>
                    <w:top w:val="single" w:sz="8" w:space="0" w:color="AFAFAF"/>
                  </w:tcBorders>
                </w:tcPr>
                <w:p w14:paraId="358009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0BFBB38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223103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63112F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3B0C46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CB75F3C" w14:textId="77777777">
              <w:tc>
                <w:tcPr>
                  <w:tcW w:w="2128" w:type="dxa"/>
                  <w:tcBorders>
                    <w:top w:val="single" w:sz="8" w:space="0" w:color="AFAFAF"/>
                  </w:tcBorders>
                </w:tcPr>
                <w:p w14:paraId="6272C2A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67A1F7E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BB0291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0253E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FE8454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9C486FB" w14:textId="77777777">
              <w:tc>
                <w:tcPr>
                  <w:tcW w:w="2128" w:type="dxa"/>
                  <w:tcBorders>
                    <w:top w:val="single" w:sz="8" w:space="0" w:color="AFAFAF"/>
                  </w:tcBorders>
                </w:tcPr>
                <w:p w14:paraId="61CD468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1B18938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8E1332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27462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5F16BE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385CBB15"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7314BB1D" w14:textId="77777777">
                    <w:tc>
                      <w:tcPr>
                        <w:tcW w:w="212" w:type="dxa"/>
                      </w:tcPr>
                      <w:p w14:paraId="337B28C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16D7E2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7D5B4ED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2ED033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9A074B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BA9C1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A65E15A"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2182FE08"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3958458F"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0A7151D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5881EDA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6978404" w14:textId="77777777" w:rsidTr="00255875">
        <w:trPr>
          <w:gridAfter w:val="1"/>
          <w:wAfter w:w="118" w:type="dxa"/>
          <w:cantSplit/>
        </w:trPr>
        <w:tc>
          <w:tcPr>
            <w:tcW w:w="115" w:type="dxa"/>
            <w:tcBorders>
              <w:top w:val="nil"/>
              <w:left w:val="single" w:sz="8" w:space="0" w:color="AFAFAF"/>
              <w:bottom w:val="nil"/>
              <w:right w:val="nil"/>
            </w:tcBorders>
          </w:tcPr>
          <w:p w14:paraId="4768D44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BA531B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B71059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NOTIFY PHYSICIAN [210844]</w:t>
            </w:r>
          </w:p>
        </w:tc>
        <w:tc>
          <w:tcPr>
            <w:tcW w:w="345" w:type="dxa"/>
            <w:gridSpan w:val="2"/>
            <w:tcBorders>
              <w:top w:val="single" w:sz="8" w:space="0" w:color="AFAFAF"/>
              <w:left w:val="nil"/>
              <w:bottom w:val="nil"/>
              <w:right w:val="nil"/>
            </w:tcBorders>
            <w:shd w:val="clear" w:color="auto" w:fill="FFFFFF"/>
          </w:tcPr>
          <w:p w14:paraId="29F0FA2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71F87434" w14:textId="77777777">
              <w:tc>
                <w:tcPr>
                  <w:tcW w:w="2128" w:type="dxa"/>
                </w:tcPr>
                <w:p w14:paraId="1CB8904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6F8357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1CB11E1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51DD3C0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F552EF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9503459" w14:textId="77777777">
              <w:tc>
                <w:tcPr>
                  <w:tcW w:w="2128" w:type="dxa"/>
                </w:tcPr>
                <w:p w14:paraId="638ED5F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79B448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14566D5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52ADB3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CC414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51CF8F09" w14:textId="77777777">
              <w:tc>
                <w:tcPr>
                  <w:tcW w:w="2128" w:type="dxa"/>
                  <w:tcBorders>
                    <w:top w:val="single" w:sz="8" w:space="0" w:color="AFAFAF"/>
                  </w:tcBorders>
                </w:tcPr>
                <w:p w14:paraId="54F50E5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583377B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9859BF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w:t>
                  </w:r>
                </w:p>
              </w:tc>
              <w:tc>
                <w:tcPr>
                  <w:tcW w:w="266" w:type="dxa"/>
                  <w:tcBorders>
                    <w:top w:val="single" w:sz="8" w:space="0" w:color="AFAFAF"/>
                  </w:tcBorders>
                </w:tcPr>
                <w:p w14:paraId="25BC90A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E05DB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[TID]   [QShift]   [AS NEEDED (NURSING)]   [daily]   [BID]   [q2H]   [q6H]   [QID]</w:t>
                  </w:r>
                </w:p>
              </w:tc>
            </w:tr>
            <w:tr w:rsidR="00CB6859" w14:paraId="6938FAF6" w14:textId="77777777">
              <w:tc>
                <w:tcPr>
                  <w:tcW w:w="2128" w:type="dxa"/>
                  <w:tcBorders>
                    <w:top w:val="single" w:sz="8" w:space="0" w:color="AFAFAF"/>
                  </w:tcBorders>
                </w:tcPr>
                <w:p w14:paraId="22AF347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367DB90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02F8F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Notify physician of INR results.  Notify physician if O2 saturation falls below 92%.</w:t>
                  </w:r>
                </w:p>
              </w:tc>
              <w:tc>
                <w:tcPr>
                  <w:tcW w:w="266" w:type="dxa"/>
                  <w:tcBorders>
                    <w:top w:val="single" w:sz="8" w:space="0" w:color="AFAFAF"/>
                  </w:tcBorders>
                </w:tcPr>
                <w:p w14:paraId="0BAF01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3C9366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DE86621" w14:textId="77777777">
              <w:tc>
                <w:tcPr>
                  <w:tcW w:w="2128" w:type="dxa"/>
                  <w:tcBorders>
                    <w:top w:val="single" w:sz="8" w:space="0" w:color="AFAFAF"/>
                  </w:tcBorders>
                </w:tcPr>
                <w:p w14:paraId="4A009E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4D2A2F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FC1B53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551EB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2C941A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8C0B9C1" w14:textId="77777777">
              <w:tc>
                <w:tcPr>
                  <w:tcW w:w="2128" w:type="dxa"/>
                  <w:tcBorders>
                    <w:top w:val="single" w:sz="8" w:space="0" w:color="AFAFAF"/>
                  </w:tcBorders>
                </w:tcPr>
                <w:p w14:paraId="37A2DE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7E35040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2E97FE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2DB98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D7E13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6DD0B603"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575D98D3" w14:textId="77777777">
                    <w:tc>
                      <w:tcPr>
                        <w:tcW w:w="212" w:type="dxa"/>
                      </w:tcPr>
                      <w:p w14:paraId="64A2D7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5621524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CBCB13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DE8622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70A48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094401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26B8142"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714A7ECA"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51EF05F8"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59C4CBF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7AE38CA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4E6C947" w14:textId="77777777" w:rsidTr="00255875">
        <w:trPr>
          <w:gridAfter w:val="1"/>
          <w:wAfter w:w="118" w:type="dxa"/>
          <w:cantSplit/>
        </w:trPr>
        <w:tc>
          <w:tcPr>
            <w:tcW w:w="115" w:type="dxa"/>
            <w:tcBorders>
              <w:top w:val="nil"/>
              <w:left w:val="single" w:sz="8" w:space="0" w:color="AFAFAF"/>
              <w:bottom w:val="nil"/>
              <w:right w:val="nil"/>
            </w:tcBorders>
          </w:tcPr>
          <w:p w14:paraId="7DB03A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6CC087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3111AB2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0DDF7EE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5213992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DB3684F" w14:textId="77777777" w:rsidTr="00255875">
        <w:tc>
          <w:tcPr>
            <w:tcW w:w="115" w:type="dxa"/>
            <w:tcBorders>
              <w:top w:val="nil"/>
              <w:left w:val="single" w:sz="8" w:space="0" w:color="AFAFAF"/>
              <w:bottom w:val="nil"/>
              <w:right w:val="nil"/>
            </w:tcBorders>
          </w:tcPr>
          <w:p w14:paraId="34C48269"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71CBB2E9"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2E9B7A66"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08ABCA03" w14:textId="77777777" w:rsidTr="00255875">
        <w:trPr>
          <w:gridAfter w:val="1"/>
          <w:wAfter w:w="118" w:type="dxa"/>
          <w:cantSplit/>
        </w:trPr>
        <w:tc>
          <w:tcPr>
            <w:tcW w:w="115" w:type="dxa"/>
            <w:tcBorders>
              <w:top w:val="nil"/>
              <w:left w:val="single" w:sz="8" w:space="0" w:color="AFAFAF"/>
              <w:bottom w:val="nil"/>
              <w:right w:val="nil"/>
            </w:tcBorders>
          </w:tcPr>
          <w:p w14:paraId="06B55C9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shd w:val="clear" w:color="auto" w:fill="000080"/>
          </w:tcPr>
          <w:p w14:paraId="76ADE8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FFFFFF"/>
                <w:sz w:val="28"/>
                <w:szCs w:val="28"/>
              </w:rPr>
              <w:t>MANAGEMENT OF BLEEDING IN PATIENT ON A DIRECT ORAL ANTICOAGULANT (DOAC)  [Click here to view]</w:t>
            </w:r>
          </w:p>
        </w:tc>
      </w:tr>
      <w:tr w:rsidR="00CB6859" w14:paraId="1AD19216" w14:textId="77777777" w:rsidTr="00255875">
        <w:trPr>
          <w:gridAfter w:val="1"/>
          <w:wAfter w:w="118" w:type="dxa"/>
          <w:cantSplit/>
        </w:trPr>
        <w:tc>
          <w:tcPr>
            <w:tcW w:w="115" w:type="dxa"/>
            <w:tcBorders>
              <w:top w:val="nil"/>
              <w:left w:val="single" w:sz="8" w:space="0" w:color="AFAFAF"/>
              <w:bottom w:val="nil"/>
              <w:right w:val="nil"/>
            </w:tcBorders>
          </w:tcPr>
          <w:p w14:paraId="41718A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nil"/>
              <w:bottom w:val="nil"/>
              <w:right w:val="nil"/>
            </w:tcBorders>
          </w:tcPr>
          <w:p w14:paraId="3BE170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828" w:type="dxa"/>
            <w:gridSpan w:val="10"/>
            <w:tcBorders>
              <w:top w:val="nil"/>
              <w:left w:val="nil"/>
              <w:bottom w:val="nil"/>
              <w:right w:val="nil"/>
            </w:tcBorders>
          </w:tcPr>
          <w:p w14:paraId="52AE68A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BLEEDING MANAGEMENT:  </w:t>
            </w:r>
          </w:p>
          <w:p w14:paraId="07F1F41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Assure hemodynamic stability</w:t>
            </w:r>
          </w:p>
          <w:p w14:paraId="682EB26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Search for source of bleeding</w:t>
            </w:r>
          </w:p>
          <w:p w14:paraId="627F309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Check CBC, creatinine/GFR</w:t>
            </w:r>
          </w:p>
          <w:p w14:paraId="447932B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Assess time since last dose of Direct Oral Anticoagulant (DOAC)</w:t>
            </w:r>
          </w:p>
          <w:p w14:paraId="789C0A2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Hold all anticoagulants and antiplatelet agents including ASA - Consult cardiology if patient had recent stent before stopping ASA</w:t>
            </w:r>
          </w:p>
          <w:p w14:paraId="153E21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NOTE:  Fresh Frozen Plasma (FFP) is not recommended due to the presence of small amounts of coagulation factors in FFP, the volume needed to stop the bleed resulting in volume overload, and the availability of more effective agents.</w:t>
            </w:r>
          </w:p>
          <w:p w14:paraId="0BA978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31" w:type="dxa"/>
            <w:tcBorders>
              <w:top w:val="nil"/>
              <w:left w:val="nil"/>
              <w:bottom w:val="nil"/>
              <w:right w:val="nil"/>
            </w:tcBorders>
          </w:tcPr>
          <w:p w14:paraId="7F8E8D5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873874B" w14:textId="77777777" w:rsidTr="00255875">
        <w:tc>
          <w:tcPr>
            <w:tcW w:w="115" w:type="dxa"/>
            <w:tcBorders>
              <w:top w:val="nil"/>
              <w:left w:val="single" w:sz="8" w:space="0" w:color="AFAFAF"/>
              <w:bottom w:val="nil"/>
              <w:right w:val="nil"/>
            </w:tcBorders>
          </w:tcPr>
          <w:p w14:paraId="74DE081E"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289" w:type="dxa"/>
            <w:gridSpan w:val="12"/>
            <w:tcBorders>
              <w:top w:val="nil"/>
              <w:left w:val="nil"/>
              <w:bottom w:val="nil"/>
              <w:right w:val="nil"/>
            </w:tcBorders>
          </w:tcPr>
          <w:p w14:paraId="04EA5499"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8" w:type="dxa"/>
            <w:tcBorders>
              <w:top w:val="nil"/>
              <w:left w:val="nil"/>
              <w:bottom w:val="nil"/>
              <w:right w:val="nil"/>
            </w:tcBorders>
          </w:tcPr>
          <w:p w14:paraId="2CBC2210"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r>
      <w:tr w:rsidR="00CB6859" w14:paraId="6115F22F" w14:textId="77777777" w:rsidTr="00255875">
        <w:trPr>
          <w:gridAfter w:val="1"/>
          <w:wAfter w:w="118" w:type="dxa"/>
          <w:cantSplit/>
        </w:trPr>
        <w:tc>
          <w:tcPr>
            <w:tcW w:w="115" w:type="dxa"/>
            <w:tcBorders>
              <w:top w:val="nil"/>
              <w:left w:val="single" w:sz="8" w:space="0" w:color="AFAFAF"/>
              <w:bottom w:val="nil"/>
              <w:right w:val="nil"/>
            </w:tcBorders>
          </w:tcPr>
          <w:p w14:paraId="131A2D0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6E3E24C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Severe or Life-Threatening Bleeding in Patient on dabigatran (PRADAXA)  [Click here to view] (Single Response) [311741]</w:t>
            </w:r>
          </w:p>
        </w:tc>
      </w:tr>
      <w:tr w:rsidR="00CB6859" w14:paraId="24F5CD7A" w14:textId="77777777" w:rsidTr="00255875">
        <w:trPr>
          <w:gridAfter w:val="1"/>
          <w:wAfter w:w="118" w:type="dxa"/>
          <w:cantSplit/>
        </w:trPr>
        <w:tc>
          <w:tcPr>
            <w:tcW w:w="115" w:type="dxa"/>
            <w:tcBorders>
              <w:top w:val="nil"/>
              <w:left w:val="single" w:sz="8" w:space="0" w:color="AFAFAF"/>
              <w:bottom w:val="nil"/>
              <w:right w:val="nil"/>
            </w:tcBorders>
          </w:tcPr>
          <w:p w14:paraId="21F8D3B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nil"/>
              <w:bottom w:val="nil"/>
              <w:right w:val="nil"/>
            </w:tcBorders>
          </w:tcPr>
          <w:p w14:paraId="61DEB0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828" w:type="dxa"/>
            <w:gridSpan w:val="10"/>
            <w:tcBorders>
              <w:top w:val="nil"/>
              <w:left w:val="nil"/>
              <w:bottom w:val="nil"/>
              <w:right w:val="nil"/>
            </w:tcBorders>
          </w:tcPr>
          <w:p w14:paraId="37223D9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Give idarucizumab (PRAXBIND) 5 GM (2 x 2.5 GM) as a bolus injection (2 x 2.5 GM IV over 2 minutes) or via IV infusion.</w:t>
            </w:r>
          </w:p>
          <w:p w14:paraId="37A2232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WARNING:  Thromboembolic Risk - Reversing dabigatran therapy exposes patient to the thrombotic risk of their underlying disease.  Resume anticoagulant therapy as soon as medically appropriate.</w:t>
            </w:r>
          </w:p>
          <w:p w14:paraId="622B395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Contains sorbitol:  Use caution with patients with hereditary fructose intolerance (HFI).</w:t>
            </w:r>
          </w:p>
          <w:p w14:paraId="2F4415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Refractory Bleeding:  Additional 5 GM dose of PRAXBIND may be considered if clinically significant bleeding or for emergency surgery/urgent procedure.</w:t>
            </w:r>
          </w:p>
          <w:p w14:paraId="61FF66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If overdose or recent ingestion (less than 4 hours), give activated charcoal (ACTIDOSE) 50 GM/240 mL PO/NG x1.</w:t>
            </w:r>
          </w:p>
          <w:p w14:paraId="1E1E97A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Most patients will clear dabigatran (PRADAXA) within 24 hours (longer in patients with renal insufficiency).</w:t>
            </w:r>
          </w:p>
          <w:p w14:paraId="16ADC8A7" w14:textId="77777777" w:rsidR="00CB6859" w:rsidRDefault="00CB6859">
            <w:pPr>
              <w:widowControl w:val="0"/>
              <w:autoSpaceDE w:val="0"/>
              <w:autoSpaceDN w:val="0"/>
              <w:adjustRightInd w:val="0"/>
              <w:spacing w:after="0" w:line="240" w:lineRule="auto"/>
              <w:rPr>
                <w:rFonts w:ascii="Arial" w:hAnsi="Arial" w:cs="Arial"/>
                <w:sz w:val="20"/>
                <w:szCs w:val="20"/>
              </w:rPr>
            </w:pPr>
          </w:p>
          <w:p w14:paraId="23F76B5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31" w:type="dxa"/>
            <w:tcBorders>
              <w:top w:val="nil"/>
              <w:left w:val="nil"/>
              <w:bottom w:val="nil"/>
              <w:right w:val="nil"/>
            </w:tcBorders>
          </w:tcPr>
          <w:p w14:paraId="65DE873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AEB00DB" w14:textId="77777777" w:rsidTr="00255875">
        <w:tc>
          <w:tcPr>
            <w:tcW w:w="115" w:type="dxa"/>
            <w:tcBorders>
              <w:top w:val="nil"/>
              <w:left w:val="single" w:sz="8" w:space="0" w:color="AFAFAF"/>
              <w:bottom w:val="nil"/>
              <w:right w:val="nil"/>
            </w:tcBorders>
          </w:tcPr>
          <w:p w14:paraId="04D89744"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042FCC4C"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38BD22C0"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267D4319" w14:textId="77777777" w:rsidTr="00255875">
        <w:trPr>
          <w:gridAfter w:val="1"/>
          <w:wAfter w:w="118" w:type="dxa"/>
          <w:cantSplit/>
        </w:trPr>
        <w:tc>
          <w:tcPr>
            <w:tcW w:w="115" w:type="dxa"/>
            <w:tcBorders>
              <w:top w:val="nil"/>
              <w:left w:val="single" w:sz="8" w:space="0" w:color="AFAFAF"/>
              <w:bottom w:val="nil"/>
              <w:right w:val="nil"/>
            </w:tcBorders>
          </w:tcPr>
          <w:p w14:paraId="348CBA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5EE1ED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B2177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idaruCIZUmab (PRAXBIND) 5 GM IV [153275]</w:t>
            </w:r>
          </w:p>
        </w:tc>
        <w:tc>
          <w:tcPr>
            <w:tcW w:w="345" w:type="dxa"/>
            <w:gridSpan w:val="2"/>
            <w:tcBorders>
              <w:top w:val="single" w:sz="8" w:space="0" w:color="AFAFAF"/>
              <w:left w:val="nil"/>
              <w:bottom w:val="nil"/>
              <w:right w:val="nil"/>
            </w:tcBorders>
            <w:shd w:val="clear" w:color="auto" w:fill="FFFFFF"/>
          </w:tcPr>
          <w:p w14:paraId="7DE76EC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25AE6F9C" w14:textId="77777777">
              <w:tc>
                <w:tcPr>
                  <w:tcW w:w="2128" w:type="dxa"/>
                </w:tcPr>
                <w:p w14:paraId="329143B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09DFE70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6DAFA53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661A0A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A5DA5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C86979F" w14:textId="77777777">
              <w:tc>
                <w:tcPr>
                  <w:tcW w:w="2128" w:type="dxa"/>
                </w:tcPr>
                <w:p w14:paraId="2FFC67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0124ED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00B5E6D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5 g</w:t>
                  </w:r>
                </w:p>
              </w:tc>
              <w:tc>
                <w:tcPr>
                  <w:tcW w:w="266" w:type="dxa"/>
                </w:tcPr>
                <w:p w14:paraId="5D6570F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7AB952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[2.5 g]   [5 g]</w:t>
                  </w:r>
                </w:p>
              </w:tc>
            </w:tr>
            <w:tr w:rsidR="00CB6859" w14:paraId="0D11D8BD" w14:textId="77777777">
              <w:tc>
                <w:tcPr>
                  <w:tcW w:w="2128" w:type="dxa"/>
                  <w:tcBorders>
                    <w:top w:val="single" w:sz="8" w:space="0" w:color="AFAFAF"/>
                  </w:tcBorders>
                </w:tcPr>
                <w:p w14:paraId="427372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61EB148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27FFEB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535AE99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1BF90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3A900154" w14:textId="77777777">
              <w:tc>
                <w:tcPr>
                  <w:tcW w:w="2128" w:type="dxa"/>
                  <w:tcBorders>
                    <w:top w:val="single" w:sz="8" w:space="0" w:color="AFAFAF"/>
                  </w:tcBorders>
                </w:tcPr>
                <w:p w14:paraId="00B490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2A23963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2456C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2C52184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47A154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0CABAFA" w14:textId="77777777">
              <w:tc>
                <w:tcPr>
                  <w:tcW w:w="2128" w:type="dxa"/>
                  <w:tcBorders>
                    <w:top w:val="single" w:sz="8" w:space="0" w:color="AFAFAF"/>
                  </w:tcBorders>
                </w:tcPr>
                <w:p w14:paraId="418FC74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43DD18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3F677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66" w:type="dxa"/>
                  <w:tcBorders>
                    <w:top w:val="single" w:sz="8" w:space="0" w:color="AFAFAF"/>
                  </w:tcBorders>
                </w:tcPr>
                <w:p w14:paraId="7146F5F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A566E1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[Q15MIN]   [X1]</w:t>
                  </w:r>
                </w:p>
              </w:tc>
            </w:tr>
            <w:tr w:rsidR="00CB6859" w14:paraId="02DFA6E4" w14:textId="77777777">
              <w:tc>
                <w:tcPr>
                  <w:tcW w:w="2128" w:type="dxa"/>
                  <w:tcBorders>
                    <w:top w:val="single" w:sz="8" w:space="0" w:color="AFAFAF"/>
                  </w:tcBorders>
                </w:tcPr>
                <w:p w14:paraId="2C73F9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783238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99C5D2E" w14:textId="77777777" w:rsidR="00CB6859" w:rsidRDefault="00BC6AE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Dose is 5 GM = 2 x 2.5 GM vials.  Infuse each vial via IV pump at 999 mL/hr using "Rate/Volume" button.</w:t>
                  </w:r>
                </w:p>
                <w:p w14:paraId="3EAF7245" w14:textId="77777777" w:rsidR="00CB6859" w:rsidRDefault="00BC6AE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Flush line with normal saline before and after administration.</w:t>
                  </w:r>
                </w:p>
                <w:p w14:paraId="6BBFA29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Do not administer other medications in the same IV line during infusion.</w:t>
                  </w:r>
                </w:p>
              </w:tc>
              <w:tc>
                <w:tcPr>
                  <w:tcW w:w="266" w:type="dxa"/>
                  <w:tcBorders>
                    <w:top w:val="single" w:sz="8" w:space="0" w:color="AFAFAF"/>
                  </w:tcBorders>
                </w:tcPr>
                <w:p w14:paraId="31CE9A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E0F0FD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9A1D83F" w14:textId="77777777">
              <w:tc>
                <w:tcPr>
                  <w:tcW w:w="2128" w:type="dxa"/>
                  <w:tcBorders>
                    <w:top w:val="single" w:sz="8" w:space="0" w:color="AFAFAF"/>
                  </w:tcBorders>
                </w:tcPr>
                <w:p w14:paraId="59122F0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29A1F95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5E7E7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C9CC8B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5CD2218"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10F1C77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8B8265B" w14:textId="77777777" w:rsidTr="00255875">
        <w:trPr>
          <w:gridAfter w:val="1"/>
          <w:wAfter w:w="118" w:type="dxa"/>
          <w:cantSplit/>
        </w:trPr>
        <w:tc>
          <w:tcPr>
            <w:tcW w:w="115" w:type="dxa"/>
            <w:tcBorders>
              <w:top w:val="nil"/>
              <w:left w:val="single" w:sz="8" w:space="0" w:color="AFAFAF"/>
              <w:bottom w:val="nil"/>
              <w:right w:val="nil"/>
            </w:tcBorders>
          </w:tcPr>
          <w:p w14:paraId="2E83D20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121D160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00E21EC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7DC44A4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6E63762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1E33225" w14:textId="77777777" w:rsidTr="00255875">
        <w:tc>
          <w:tcPr>
            <w:tcW w:w="115" w:type="dxa"/>
            <w:tcBorders>
              <w:top w:val="nil"/>
              <w:left w:val="single" w:sz="8" w:space="0" w:color="AFAFAF"/>
              <w:bottom w:val="nil"/>
              <w:right w:val="nil"/>
            </w:tcBorders>
          </w:tcPr>
          <w:p w14:paraId="4BA464D3"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7CBCBE8D"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6FE7277F"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4DEF9AF2" w14:textId="77777777" w:rsidTr="00255875">
        <w:trPr>
          <w:gridAfter w:val="1"/>
          <w:wAfter w:w="118" w:type="dxa"/>
          <w:cantSplit/>
        </w:trPr>
        <w:tc>
          <w:tcPr>
            <w:tcW w:w="115" w:type="dxa"/>
            <w:tcBorders>
              <w:top w:val="nil"/>
              <w:left w:val="single" w:sz="8" w:space="0" w:color="AFAFAF"/>
              <w:bottom w:val="nil"/>
              <w:right w:val="nil"/>
            </w:tcBorders>
          </w:tcPr>
          <w:p w14:paraId="540764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3AA458C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Severe or Life-Threatening Bleeding in Patient on Factor Xa Inhibitors (e.g. apixaban (ELIQUIS), rivaroxaban (XARELTO), edoxaban (SAVAYSA))  [Click here to view] (Single Response) [311742]</w:t>
            </w:r>
          </w:p>
        </w:tc>
      </w:tr>
      <w:tr w:rsidR="00CB6859" w14:paraId="628784CE" w14:textId="77777777" w:rsidTr="00255875">
        <w:trPr>
          <w:gridAfter w:val="1"/>
          <w:wAfter w:w="118" w:type="dxa"/>
          <w:cantSplit/>
        </w:trPr>
        <w:tc>
          <w:tcPr>
            <w:tcW w:w="115" w:type="dxa"/>
            <w:tcBorders>
              <w:top w:val="nil"/>
              <w:left w:val="single" w:sz="8" w:space="0" w:color="AFAFAF"/>
              <w:bottom w:val="nil"/>
              <w:right w:val="nil"/>
            </w:tcBorders>
          </w:tcPr>
          <w:p w14:paraId="7C18140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nil"/>
              <w:bottom w:val="nil"/>
              <w:right w:val="nil"/>
            </w:tcBorders>
          </w:tcPr>
          <w:p w14:paraId="42C509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0828" w:type="dxa"/>
            <w:gridSpan w:val="10"/>
            <w:tcBorders>
              <w:top w:val="nil"/>
              <w:left w:val="nil"/>
              <w:bottom w:val="nil"/>
              <w:right w:val="nil"/>
            </w:tcBorders>
          </w:tcPr>
          <w:p w14:paraId="1C06FC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Use human prothrombin complex (KCENTRA) 50 UNITS/KG IV x1, maximum dose 5000 UNITS [PREFERRED therapy unless contraindicated]</w:t>
            </w:r>
          </w:p>
          <w:p w14:paraId="53080D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 Do not repeat KCENTRA</w:t>
            </w:r>
          </w:p>
          <w:p w14:paraId="770630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 KCENTRA is contraindicated in patients with history of heparin induced thrombocytopenia (HIT) - KCENTRA contains small amount of heparin</w:t>
            </w:r>
          </w:p>
          <w:p w14:paraId="43737C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If KCENTRA is contraindicated, recommend factor IX complex (PROFILNINE) 50 UNITS/KG IV x1 </w:t>
            </w:r>
          </w:p>
          <w:p w14:paraId="407E02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If overdose or recent ingestion (less than 4 hour), give activated charcoal (ACTIDOSE) 50 GM/240 mL PO/NG x1</w:t>
            </w:r>
          </w:p>
          <w:p w14:paraId="3D29CAC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Most patients will clear Factor Xa Inhibitors within 24 hours (longer in patients with renal insufficiency) </w:t>
            </w:r>
          </w:p>
          <w:p w14:paraId="07546F70" w14:textId="77777777" w:rsidR="00CB6859" w:rsidRDefault="00CB6859">
            <w:pPr>
              <w:widowControl w:val="0"/>
              <w:autoSpaceDE w:val="0"/>
              <w:autoSpaceDN w:val="0"/>
              <w:adjustRightInd w:val="0"/>
              <w:spacing w:after="0" w:line="240" w:lineRule="auto"/>
              <w:rPr>
                <w:rFonts w:ascii="Arial" w:hAnsi="Arial" w:cs="Arial"/>
                <w:sz w:val="20"/>
                <w:szCs w:val="20"/>
              </w:rPr>
            </w:pPr>
          </w:p>
          <w:p w14:paraId="4D43D1E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31" w:type="dxa"/>
            <w:tcBorders>
              <w:top w:val="nil"/>
              <w:left w:val="nil"/>
              <w:bottom w:val="nil"/>
              <w:right w:val="nil"/>
            </w:tcBorders>
          </w:tcPr>
          <w:p w14:paraId="3DD9AB2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2962910" w14:textId="77777777" w:rsidTr="00255875">
        <w:tc>
          <w:tcPr>
            <w:tcW w:w="115" w:type="dxa"/>
            <w:tcBorders>
              <w:top w:val="nil"/>
              <w:left w:val="single" w:sz="8" w:space="0" w:color="AFAFAF"/>
              <w:bottom w:val="nil"/>
              <w:right w:val="nil"/>
            </w:tcBorders>
          </w:tcPr>
          <w:p w14:paraId="03FEAEED"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5C8976A3"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2099426E"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2FEC6403" w14:textId="77777777" w:rsidTr="00255875">
        <w:trPr>
          <w:gridAfter w:val="1"/>
          <w:wAfter w:w="118" w:type="dxa"/>
          <w:cantSplit/>
        </w:trPr>
        <w:tc>
          <w:tcPr>
            <w:tcW w:w="115" w:type="dxa"/>
            <w:tcBorders>
              <w:top w:val="nil"/>
              <w:left w:val="single" w:sz="8" w:space="0" w:color="AFAFAF"/>
              <w:bottom w:val="nil"/>
              <w:right w:val="nil"/>
            </w:tcBorders>
          </w:tcPr>
          <w:p w14:paraId="45B2200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5D82B45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A4DF9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human prothrombin complex (KCENTRA) 50 UNITS/KG/DOSE IV (Maximum: 5000 UNITS/DOSE)   **PREFERRED unless contraindicated [5001074]</w:t>
            </w:r>
          </w:p>
        </w:tc>
        <w:tc>
          <w:tcPr>
            <w:tcW w:w="345" w:type="dxa"/>
            <w:gridSpan w:val="2"/>
            <w:tcBorders>
              <w:top w:val="single" w:sz="8" w:space="0" w:color="AFAFAF"/>
              <w:left w:val="nil"/>
              <w:bottom w:val="nil"/>
              <w:right w:val="nil"/>
            </w:tcBorders>
            <w:shd w:val="clear" w:color="auto" w:fill="FFFFFF"/>
          </w:tcPr>
          <w:p w14:paraId="1C73FE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0B21CC73" w14:textId="77777777">
              <w:tc>
                <w:tcPr>
                  <w:tcW w:w="2128" w:type="dxa"/>
                </w:tcPr>
                <w:p w14:paraId="28EF435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7DF6132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644996C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7629775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FD4A0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04182A31" w14:textId="77777777">
              <w:tc>
                <w:tcPr>
                  <w:tcW w:w="2128" w:type="dxa"/>
                </w:tcPr>
                <w:p w14:paraId="2AAD1A7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4DDD14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55657B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50 Units/kg/dose (Max: 5,000 Units)</w:t>
                  </w:r>
                </w:p>
              </w:tc>
              <w:tc>
                <w:tcPr>
                  <w:tcW w:w="266" w:type="dxa"/>
                </w:tcPr>
                <w:p w14:paraId="4C6FD5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794C6D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[25 Units/kg/dose]   [35 Units/kg/dose]   [50 Units/kg/dose]</w:t>
                  </w:r>
                </w:p>
              </w:tc>
            </w:tr>
            <w:tr w:rsidR="00CB6859" w14:paraId="56E9B50E" w14:textId="77777777">
              <w:tc>
                <w:tcPr>
                  <w:tcW w:w="2128" w:type="dxa"/>
                  <w:tcBorders>
                    <w:top w:val="single" w:sz="8" w:space="0" w:color="AFAFAF"/>
                  </w:tcBorders>
                </w:tcPr>
                <w:p w14:paraId="2E17510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4F8C27F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EE7532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1B6DE02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13C07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05AB9F5F" w14:textId="77777777">
              <w:tc>
                <w:tcPr>
                  <w:tcW w:w="2128" w:type="dxa"/>
                  <w:tcBorders>
                    <w:top w:val="single" w:sz="8" w:space="0" w:color="AFAFAF"/>
                  </w:tcBorders>
                </w:tcPr>
                <w:p w14:paraId="5ED3CBE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7E42336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CBA27F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1C9C283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DBEA42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54C2714" w14:textId="77777777">
              <w:tc>
                <w:tcPr>
                  <w:tcW w:w="2128" w:type="dxa"/>
                  <w:tcBorders>
                    <w:top w:val="single" w:sz="8" w:space="0" w:color="AFAFAF"/>
                  </w:tcBorders>
                </w:tcPr>
                <w:p w14:paraId="240DAC0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3B8D119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DE966B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66" w:type="dxa"/>
                  <w:tcBorders>
                    <w:top w:val="single" w:sz="8" w:space="0" w:color="AFAFAF"/>
                  </w:tcBorders>
                </w:tcPr>
                <w:p w14:paraId="6E153F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038FCE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CB6859" w14:paraId="7501D2CC" w14:textId="77777777">
              <w:tc>
                <w:tcPr>
                  <w:tcW w:w="2128" w:type="dxa"/>
                  <w:tcBorders>
                    <w:top w:val="single" w:sz="8" w:space="0" w:color="AFAFAF"/>
                  </w:tcBorders>
                </w:tcPr>
                <w:p w14:paraId="3584045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24A6F1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37BF2BF" w14:textId="77777777" w:rsidR="00CB6859" w:rsidRDefault="00BC6AE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Duration is standardized: 25 units/kg/dose= 15 min; 35 units/kg/dose= 25 minutes; 50 units/kg/dose= 30 minutes.</w:t>
                  </w:r>
                </w:p>
                <w:p w14:paraId="351C58BD" w14:textId="77777777" w:rsidR="00CB6859" w:rsidRDefault="00BC6AE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To CALCULATE manufacturer recommended Duration: </w:t>
                  </w:r>
                </w:p>
                <w:p w14:paraId="1B850BDA" w14:textId="77777777" w:rsidR="00CB6859" w:rsidRDefault="00BC6AE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If &lt;70 kg: Duration (minutes) = Dose Volume (mL) / [0.12 x weight (KG)]</w:t>
                  </w:r>
                </w:p>
                <w:p w14:paraId="5A245EB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If 70 kg or more: Duration (minutes) = Dose Volume (mL) / 8.4</w:t>
                  </w:r>
                </w:p>
              </w:tc>
              <w:tc>
                <w:tcPr>
                  <w:tcW w:w="266" w:type="dxa"/>
                  <w:tcBorders>
                    <w:top w:val="single" w:sz="8" w:space="0" w:color="AFAFAF"/>
                  </w:tcBorders>
                </w:tcPr>
                <w:p w14:paraId="40529F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CB7DF6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98B178E" w14:textId="77777777">
              <w:tc>
                <w:tcPr>
                  <w:tcW w:w="2128" w:type="dxa"/>
                  <w:tcBorders>
                    <w:top w:val="single" w:sz="8" w:space="0" w:color="AFAFAF"/>
                  </w:tcBorders>
                </w:tcPr>
                <w:p w14:paraId="6200C34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5250A6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AFD50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2F5CF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B1FAF0C"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813854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A2EB72E" w14:textId="77777777" w:rsidTr="00255875">
        <w:trPr>
          <w:gridAfter w:val="1"/>
          <w:wAfter w:w="118" w:type="dxa"/>
          <w:cantSplit/>
        </w:trPr>
        <w:tc>
          <w:tcPr>
            <w:tcW w:w="115" w:type="dxa"/>
            <w:tcBorders>
              <w:top w:val="nil"/>
              <w:left w:val="single" w:sz="8" w:space="0" w:color="AFAFAF"/>
              <w:bottom w:val="nil"/>
              <w:right w:val="nil"/>
            </w:tcBorders>
          </w:tcPr>
          <w:p w14:paraId="1AC5868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6C7C9A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990043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factor IX complex (PROFILNINE) 50 UNITS/KG/DOSE IV [11553]</w:t>
            </w:r>
          </w:p>
        </w:tc>
        <w:tc>
          <w:tcPr>
            <w:tcW w:w="345" w:type="dxa"/>
            <w:gridSpan w:val="2"/>
            <w:tcBorders>
              <w:top w:val="single" w:sz="8" w:space="0" w:color="AFAFAF"/>
              <w:left w:val="nil"/>
              <w:bottom w:val="nil"/>
              <w:right w:val="nil"/>
            </w:tcBorders>
            <w:shd w:val="clear" w:color="auto" w:fill="FFFFFF"/>
          </w:tcPr>
          <w:p w14:paraId="04FF08E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64AC118A" w14:textId="77777777">
              <w:tc>
                <w:tcPr>
                  <w:tcW w:w="2128" w:type="dxa"/>
                </w:tcPr>
                <w:p w14:paraId="4704511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0BA8BA4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62FEE9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68420DF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491FD14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E169A6A" w14:textId="77777777">
              <w:tc>
                <w:tcPr>
                  <w:tcW w:w="2128" w:type="dxa"/>
                </w:tcPr>
                <w:p w14:paraId="3829D44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37C210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2AEF5F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50 Units/kg/dose (Max: 5,000 Units)</w:t>
                  </w:r>
                </w:p>
              </w:tc>
              <w:tc>
                <w:tcPr>
                  <w:tcW w:w="266" w:type="dxa"/>
                </w:tcPr>
                <w:p w14:paraId="3C36413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0870E53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1775487" w14:textId="77777777">
              <w:tc>
                <w:tcPr>
                  <w:tcW w:w="2128" w:type="dxa"/>
                  <w:tcBorders>
                    <w:top w:val="single" w:sz="8" w:space="0" w:color="AFAFAF"/>
                  </w:tcBorders>
                </w:tcPr>
                <w:p w14:paraId="742EC51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414D36C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A3AC47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4B8FB2B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2C8EEA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CB6859" w14:paraId="1852C726" w14:textId="77777777">
              <w:tc>
                <w:tcPr>
                  <w:tcW w:w="2128" w:type="dxa"/>
                  <w:tcBorders>
                    <w:top w:val="single" w:sz="8" w:space="0" w:color="AFAFAF"/>
                  </w:tcBorders>
                </w:tcPr>
                <w:p w14:paraId="69F2A82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1D2A4D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AE7D20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2A70B16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051AC7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1095EBE" w14:textId="77777777">
              <w:tc>
                <w:tcPr>
                  <w:tcW w:w="2128" w:type="dxa"/>
                  <w:tcBorders>
                    <w:top w:val="single" w:sz="8" w:space="0" w:color="AFAFAF"/>
                  </w:tcBorders>
                </w:tcPr>
                <w:p w14:paraId="3AAEB5D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5B82424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F34B95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 For 1 Doses</w:t>
                  </w:r>
                </w:p>
              </w:tc>
              <w:tc>
                <w:tcPr>
                  <w:tcW w:w="266" w:type="dxa"/>
                  <w:tcBorders>
                    <w:top w:val="single" w:sz="8" w:space="0" w:color="AFAFAF"/>
                  </w:tcBorders>
                </w:tcPr>
                <w:p w14:paraId="14B61C0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95D72C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60FEA09" w14:textId="77777777">
              <w:tc>
                <w:tcPr>
                  <w:tcW w:w="2128" w:type="dxa"/>
                  <w:tcBorders>
                    <w:top w:val="single" w:sz="8" w:space="0" w:color="AFAFAF"/>
                  </w:tcBorders>
                </w:tcPr>
                <w:p w14:paraId="5F844AB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7132D79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686DA3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Infuse slowly.  Do not exceed rate of 10 mL/minute.</w:t>
                  </w:r>
                </w:p>
              </w:tc>
              <w:tc>
                <w:tcPr>
                  <w:tcW w:w="266" w:type="dxa"/>
                  <w:tcBorders>
                    <w:top w:val="single" w:sz="8" w:space="0" w:color="AFAFAF"/>
                  </w:tcBorders>
                </w:tcPr>
                <w:p w14:paraId="3E6E0F6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F50B3D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CA63731" w14:textId="77777777">
              <w:tc>
                <w:tcPr>
                  <w:tcW w:w="2128" w:type="dxa"/>
                  <w:tcBorders>
                    <w:top w:val="single" w:sz="8" w:space="0" w:color="AFAFAF"/>
                  </w:tcBorders>
                </w:tcPr>
                <w:p w14:paraId="5B925E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941DD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ED4A96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F73654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901299C"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2FA00D6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4C43E3A" w14:textId="77777777" w:rsidTr="00255875">
        <w:trPr>
          <w:gridAfter w:val="1"/>
          <w:wAfter w:w="118" w:type="dxa"/>
          <w:cantSplit/>
        </w:trPr>
        <w:tc>
          <w:tcPr>
            <w:tcW w:w="115" w:type="dxa"/>
            <w:tcBorders>
              <w:top w:val="nil"/>
              <w:left w:val="single" w:sz="8" w:space="0" w:color="AFAFAF"/>
              <w:bottom w:val="nil"/>
              <w:right w:val="nil"/>
            </w:tcBorders>
          </w:tcPr>
          <w:p w14:paraId="5D36313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030B96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6E8FEBB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2252BCD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5B23BAD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1E7BA1B" w14:textId="77777777" w:rsidTr="00255875">
        <w:tc>
          <w:tcPr>
            <w:tcW w:w="115" w:type="dxa"/>
            <w:tcBorders>
              <w:top w:val="nil"/>
              <w:left w:val="single" w:sz="8" w:space="0" w:color="AFAFAF"/>
              <w:bottom w:val="nil"/>
              <w:right w:val="nil"/>
            </w:tcBorders>
          </w:tcPr>
          <w:p w14:paraId="7793E24D"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7F5D9CC1"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455390D3"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12F46F22" w14:textId="77777777" w:rsidTr="00255875">
        <w:trPr>
          <w:gridAfter w:val="1"/>
          <w:wAfter w:w="118" w:type="dxa"/>
          <w:cantSplit/>
        </w:trPr>
        <w:tc>
          <w:tcPr>
            <w:tcW w:w="115" w:type="dxa"/>
            <w:tcBorders>
              <w:top w:val="nil"/>
              <w:left w:val="single" w:sz="8" w:space="0" w:color="AFAFAF"/>
              <w:bottom w:val="nil"/>
              <w:right w:val="nil"/>
            </w:tcBorders>
          </w:tcPr>
          <w:p w14:paraId="21DB744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shd w:val="clear" w:color="auto" w:fill="000080"/>
          </w:tcPr>
          <w:p w14:paraId="7B0892C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FFFFFF"/>
                <w:sz w:val="28"/>
                <w:szCs w:val="28"/>
              </w:rPr>
              <w:t>ORDERS</w:t>
            </w:r>
          </w:p>
        </w:tc>
      </w:tr>
      <w:tr w:rsidR="00CB6859" w14:paraId="1A10D082" w14:textId="77777777" w:rsidTr="00255875">
        <w:tc>
          <w:tcPr>
            <w:tcW w:w="115" w:type="dxa"/>
            <w:tcBorders>
              <w:top w:val="nil"/>
              <w:left w:val="single" w:sz="8" w:space="0" w:color="AFAFAF"/>
              <w:bottom w:val="nil"/>
              <w:right w:val="nil"/>
            </w:tcBorders>
          </w:tcPr>
          <w:p w14:paraId="465828B8"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289" w:type="dxa"/>
            <w:gridSpan w:val="12"/>
            <w:tcBorders>
              <w:top w:val="nil"/>
              <w:left w:val="nil"/>
              <w:bottom w:val="nil"/>
              <w:right w:val="nil"/>
            </w:tcBorders>
          </w:tcPr>
          <w:p w14:paraId="3F1EEB9E"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8" w:type="dxa"/>
            <w:tcBorders>
              <w:top w:val="nil"/>
              <w:left w:val="nil"/>
              <w:bottom w:val="nil"/>
              <w:right w:val="nil"/>
            </w:tcBorders>
          </w:tcPr>
          <w:p w14:paraId="2041DEE6" w14:textId="77777777" w:rsidR="00CB6859" w:rsidRDefault="00BC6AE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r>
      <w:tr w:rsidR="00CB6859" w14:paraId="0E515F57" w14:textId="77777777" w:rsidTr="00255875">
        <w:trPr>
          <w:gridAfter w:val="1"/>
          <w:wAfter w:w="118" w:type="dxa"/>
          <w:cantSplit/>
        </w:trPr>
        <w:tc>
          <w:tcPr>
            <w:tcW w:w="115" w:type="dxa"/>
            <w:tcBorders>
              <w:top w:val="nil"/>
              <w:left w:val="single" w:sz="8" w:space="0" w:color="AFAFAF"/>
              <w:bottom w:val="nil"/>
              <w:right w:val="nil"/>
            </w:tcBorders>
          </w:tcPr>
          <w:p w14:paraId="121BD2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5066AEE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Vital Sign and Neuro Check Orders  (Single Response) [340031]</w:t>
            </w:r>
          </w:p>
        </w:tc>
      </w:tr>
      <w:tr w:rsidR="00CB6859" w14:paraId="6C6510BF" w14:textId="77777777" w:rsidTr="00255875">
        <w:tc>
          <w:tcPr>
            <w:tcW w:w="115" w:type="dxa"/>
            <w:tcBorders>
              <w:top w:val="nil"/>
              <w:left w:val="single" w:sz="8" w:space="0" w:color="AFAFAF"/>
              <w:bottom w:val="nil"/>
              <w:right w:val="nil"/>
            </w:tcBorders>
          </w:tcPr>
          <w:p w14:paraId="62C34AA5"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79138510"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7CE4B0F1"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5BB4A0D3" w14:textId="77777777" w:rsidTr="00255875">
        <w:trPr>
          <w:cantSplit/>
        </w:trPr>
        <w:tc>
          <w:tcPr>
            <w:tcW w:w="115" w:type="dxa"/>
            <w:tcBorders>
              <w:top w:val="nil"/>
              <w:left w:val="single" w:sz="8" w:space="0" w:color="AFAFAF"/>
              <w:bottom w:val="nil"/>
              <w:right w:val="nil"/>
            </w:tcBorders>
          </w:tcPr>
          <w:p w14:paraId="7C4071A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4F5641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5068" w:type="dxa"/>
            <w:gridSpan w:val="6"/>
            <w:tcBorders>
              <w:top w:val="single" w:sz="8" w:space="0" w:color="AFAFAF"/>
              <w:left w:val="nil"/>
              <w:bottom w:val="nil"/>
              <w:right w:val="nil"/>
            </w:tcBorders>
            <w:shd w:val="clear" w:color="auto" w:fill="FFFFFF"/>
          </w:tcPr>
          <w:p w14:paraId="3B2E1A5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VITAL SIGNS Q1HR + NEURO CHECKS Q1HR  [340027]</w:t>
            </w:r>
          </w:p>
        </w:tc>
        <w:tc>
          <w:tcPr>
            <w:tcW w:w="345" w:type="dxa"/>
            <w:tcBorders>
              <w:top w:val="single" w:sz="8" w:space="0" w:color="AFAFAF"/>
              <w:left w:val="nil"/>
              <w:bottom w:val="nil"/>
              <w:right w:val="nil"/>
            </w:tcBorders>
            <w:shd w:val="clear" w:color="auto" w:fill="FFFFFF"/>
          </w:tcPr>
          <w:p w14:paraId="72B470F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0F5F726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17E721E" w14:textId="77777777" w:rsidTr="00255875">
        <w:trPr>
          <w:gridAfter w:val="3"/>
          <w:wAfter w:w="580" w:type="dxa"/>
          <w:cantSplit/>
        </w:trPr>
        <w:tc>
          <w:tcPr>
            <w:tcW w:w="115" w:type="dxa"/>
            <w:tcBorders>
              <w:top w:val="nil"/>
              <w:left w:val="single" w:sz="8" w:space="0" w:color="AFAFAF"/>
              <w:bottom w:val="nil"/>
              <w:right w:val="nil"/>
            </w:tcBorders>
          </w:tcPr>
          <w:p w14:paraId="3B8A9C7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4FA1449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8D13A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0DAB40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MEASURE VITAL SIGNS [203646]</w:t>
            </w:r>
          </w:p>
        </w:tc>
        <w:tc>
          <w:tcPr>
            <w:tcW w:w="345" w:type="dxa"/>
            <w:gridSpan w:val="2"/>
            <w:tcBorders>
              <w:top w:val="single" w:sz="8" w:space="0" w:color="AFAFAF"/>
              <w:left w:val="nil"/>
              <w:bottom w:val="nil"/>
              <w:right w:val="nil"/>
            </w:tcBorders>
            <w:shd w:val="clear" w:color="auto" w:fill="FFFFFF"/>
          </w:tcPr>
          <w:p w14:paraId="7DE2163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0CC47DDF" w14:textId="77777777">
              <w:tc>
                <w:tcPr>
                  <w:tcW w:w="1962" w:type="dxa"/>
                </w:tcPr>
                <w:p w14:paraId="657A639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234A7EA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BE8AE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889665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A27326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F94AFEB" w14:textId="77777777">
              <w:tc>
                <w:tcPr>
                  <w:tcW w:w="1962" w:type="dxa"/>
                </w:tcPr>
                <w:p w14:paraId="691D843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2C651DC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E3403D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45" w:type="dxa"/>
                </w:tcPr>
                <w:p w14:paraId="6C83C01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56E328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113FA59D" w14:textId="77777777">
              <w:tc>
                <w:tcPr>
                  <w:tcW w:w="1962" w:type="dxa"/>
                  <w:tcBorders>
                    <w:top w:val="single" w:sz="8" w:space="0" w:color="AFAFAF"/>
                  </w:tcBorders>
                </w:tcPr>
                <w:p w14:paraId="462DAC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61408EE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4B8432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HOUR</w:t>
                  </w:r>
                </w:p>
              </w:tc>
              <w:tc>
                <w:tcPr>
                  <w:tcW w:w="245" w:type="dxa"/>
                  <w:tcBorders>
                    <w:top w:val="single" w:sz="8" w:space="0" w:color="AFAFAF"/>
                  </w:tcBorders>
                </w:tcPr>
                <w:p w14:paraId="2BF4672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A267AB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CB6859" w14:paraId="7F2B0726" w14:textId="77777777">
              <w:tc>
                <w:tcPr>
                  <w:tcW w:w="1962" w:type="dxa"/>
                  <w:tcBorders>
                    <w:top w:val="single" w:sz="8" w:space="0" w:color="AFAFAF"/>
                  </w:tcBorders>
                </w:tcPr>
                <w:p w14:paraId="51C142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7E274A4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45A3DF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5073B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1943E6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F28D8EA" w14:textId="77777777">
              <w:tc>
                <w:tcPr>
                  <w:tcW w:w="1962" w:type="dxa"/>
                  <w:tcBorders>
                    <w:top w:val="single" w:sz="8" w:space="0" w:color="AFAFAF"/>
                  </w:tcBorders>
                </w:tcPr>
                <w:p w14:paraId="30BE482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0EE3942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BB68F2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59EAAD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30D4550"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D16747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685DFD2" w14:textId="77777777" w:rsidTr="00255875">
        <w:trPr>
          <w:gridAfter w:val="3"/>
          <w:wAfter w:w="580" w:type="dxa"/>
          <w:cantSplit/>
        </w:trPr>
        <w:tc>
          <w:tcPr>
            <w:tcW w:w="115" w:type="dxa"/>
            <w:tcBorders>
              <w:top w:val="nil"/>
              <w:left w:val="single" w:sz="8" w:space="0" w:color="AFAFAF"/>
              <w:bottom w:val="nil"/>
              <w:right w:val="nil"/>
            </w:tcBorders>
          </w:tcPr>
          <w:p w14:paraId="3AEC92A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20C231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4EC6E7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0D568F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NEURO CHECKS [203661]</w:t>
            </w:r>
          </w:p>
        </w:tc>
        <w:tc>
          <w:tcPr>
            <w:tcW w:w="345" w:type="dxa"/>
            <w:gridSpan w:val="2"/>
            <w:tcBorders>
              <w:top w:val="single" w:sz="8" w:space="0" w:color="AFAFAF"/>
              <w:left w:val="nil"/>
              <w:bottom w:val="nil"/>
              <w:right w:val="nil"/>
            </w:tcBorders>
            <w:shd w:val="clear" w:color="auto" w:fill="FFFFFF"/>
          </w:tcPr>
          <w:p w14:paraId="4CBD3B1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310B5B6A" w14:textId="77777777">
              <w:tc>
                <w:tcPr>
                  <w:tcW w:w="1962" w:type="dxa"/>
                </w:tcPr>
                <w:p w14:paraId="129140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6952B9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5A4D14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3EFD6B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B01D9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20A164C" w14:textId="77777777">
              <w:tc>
                <w:tcPr>
                  <w:tcW w:w="1962" w:type="dxa"/>
                </w:tcPr>
                <w:p w14:paraId="1BBEC1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0024972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6C836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45" w:type="dxa"/>
                </w:tcPr>
                <w:p w14:paraId="19DC92F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E0006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6E85F47D" w14:textId="77777777">
              <w:tc>
                <w:tcPr>
                  <w:tcW w:w="1962" w:type="dxa"/>
                  <w:tcBorders>
                    <w:top w:val="single" w:sz="8" w:space="0" w:color="AFAFAF"/>
                  </w:tcBorders>
                </w:tcPr>
                <w:p w14:paraId="7806312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2099AE2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2BB763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HOUR</w:t>
                  </w:r>
                </w:p>
              </w:tc>
              <w:tc>
                <w:tcPr>
                  <w:tcW w:w="245" w:type="dxa"/>
                  <w:tcBorders>
                    <w:top w:val="single" w:sz="8" w:space="0" w:color="AFAFAF"/>
                  </w:tcBorders>
                </w:tcPr>
                <w:p w14:paraId="2CB330F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16944E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CB6859" w14:paraId="1BC0292A" w14:textId="77777777">
              <w:tc>
                <w:tcPr>
                  <w:tcW w:w="1962" w:type="dxa"/>
                  <w:tcBorders>
                    <w:top w:val="single" w:sz="8" w:space="0" w:color="AFAFAF"/>
                  </w:tcBorders>
                </w:tcPr>
                <w:p w14:paraId="240148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605403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207A94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AF4EDE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15818E7"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35F8028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2B77F39" w14:textId="77777777" w:rsidTr="00255875">
        <w:trPr>
          <w:cantSplit/>
        </w:trPr>
        <w:tc>
          <w:tcPr>
            <w:tcW w:w="115" w:type="dxa"/>
            <w:tcBorders>
              <w:top w:val="nil"/>
              <w:left w:val="single" w:sz="8" w:space="0" w:color="AFAFAF"/>
              <w:bottom w:val="nil"/>
              <w:right w:val="nil"/>
            </w:tcBorders>
          </w:tcPr>
          <w:p w14:paraId="58E828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5D68519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060FA3D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VITAL SIGNS Q 2HRS + NEURO CHECKS Q2HRS [Recommended for stable patients, whose repeat CT scan shows no change in hematoma volume] [340030]</w:t>
            </w:r>
          </w:p>
        </w:tc>
        <w:tc>
          <w:tcPr>
            <w:tcW w:w="345" w:type="dxa"/>
            <w:tcBorders>
              <w:top w:val="single" w:sz="8" w:space="0" w:color="AFAFAF"/>
              <w:left w:val="nil"/>
              <w:bottom w:val="nil"/>
              <w:right w:val="nil"/>
            </w:tcBorders>
            <w:shd w:val="clear" w:color="auto" w:fill="FFFFFF"/>
          </w:tcPr>
          <w:p w14:paraId="210D449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150D851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4BD7CCD" w14:textId="77777777" w:rsidTr="00255875">
        <w:trPr>
          <w:gridAfter w:val="3"/>
          <w:wAfter w:w="580" w:type="dxa"/>
          <w:cantSplit/>
        </w:trPr>
        <w:tc>
          <w:tcPr>
            <w:tcW w:w="115" w:type="dxa"/>
            <w:tcBorders>
              <w:top w:val="nil"/>
              <w:left w:val="single" w:sz="8" w:space="0" w:color="AFAFAF"/>
              <w:bottom w:val="nil"/>
              <w:right w:val="nil"/>
            </w:tcBorders>
          </w:tcPr>
          <w:p w14:paraId="14988C9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3B556ED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78B0C7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0C6A3EE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MEASURE VITAL SIGNS [203646]</w:t>
            </w:r>
          </w:p>
        </w:tc>
        <w:tc>
          <w:tcPr>
            <w:tcW w:w="345" w:type="dxa"/>
            <w:gridSpan w:val="2"/>
            <w:tcBorders>
              <w:top w:val="single" w:sz="8" w:space="0" w:color="AFAFAF"/>
              <w:left w:val="nil"/>
              <w:bottom w:val="nil"/>
              <w:right w:val="nil"/>
            </w:tcBorders>
            <w:shd w:val="clear" w:color="auto" w:fill="FFFFFF"/>
          </w:tcPr>
          <w:p w14:paraId="62FCA9B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6972D269" w14:textId="77777777">
              <w:tc>
                <w:tcPr>
                  <w:tcW w:w="1962" w:type="dxa"/>
                </w:tcPr>
                <w:p w14:paraId="1207C4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4F044F4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361C1B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085247E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79E280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A15E80F" w14:textId="77777777">
              <w:tc>
                <w:tcPr>
                  <w:tcW w:w="1962" w:type="dxa"/>
                </w:tcPr>
                <w:p w14:paraId="74FEEA9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727BC5D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162323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45" w:type="dxa"/>
                </w:tcPr>
                <w:p w14:paraId="7F2CF86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B41E5B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5242D4BA" w14:textId="77777777">
              <w:tc>
                <w:tcPr>
                  <w:tcW w:w="1962" w:type="dxa"/>
                  <w:tcBorders>
                    <w:top w:val="single" w:sz="8" w:space="0" w:color="AFAFAF"/>
                  </w:tcBorders>
                </w:tcPr>
                <w:p w14:paraId="25744D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79D9C72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2BB066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2 HOURS</w:t>
                  </w:r>
                </w:p>
              </w:tc>
              <w:tc>
                <w:tcPr>
                  <w:tcW w:w="245" w:type="dxa"/>
                  <w:tcBorders>
                    <w:top w:val="single" w:sz="8" w:space="0" w:color="AFAFAF"/>
                  </w:tcBorders>
                </w:tcPr>
                <w:p w14:paraId="4BF17D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A64A6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CB6859" w14:paraId="2F3A1BD2" w14:textId="77777777">
              <w:tc>
                <w:tcPr>
                  <w:tcW w:w="1962" w:type="dxa"/>
                  <w:tcBorders>
                    <w:top w:val="single" w:sz="8" w:space="0" w:color="AFAFAF"/>
                  </w:tcBorders>
                </w:tcPr>
                <w:p w14:paraId="68E7D08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203735D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11943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13CDA5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691B78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94E060F" w14:textId="77777777">
              <w:tc>
                <w:tcPr>
                  <w:tcW w:w="1962" w:type="dxa"/>
                  <w:tcBorders>
                    <w:top w:val="single" w:sz="8" w:space="0" w:color="AFAFAF"/>
                  </w:tcBorders>
                </w:tcPr>
                <w:p w14:paraId="634A0B1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A98A6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D3F50E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1108D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3164B28"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14B670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B39EA5C" w14:textId="77777777" w:rsidTr="00255875">
        <w:trPr>
          <w:gridAfter w:val="3"/>
          <w:wAfter w:w="580" w:type="dxa"/>
          <w:cantSplit/>
        </w:trPr>
        <w:tc>
          <w:tcPr>
            <w:tcW w:w="115" w:type="dxa"/>
            <w:tcBorders>
              <w:top w:val="nil"/>
              <w:left w:val="single" w:sz="8" w:space="0" w:color="AFAFAF"/>
              <w:bottom w:val="nil"/>
              <w:right w:val="nil"/>
            </w:tcBorders>
          </w:tcPr>
          <w:p w14:paraId="7469697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0B00AFE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4694CD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46B5D41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NEURO CHECKS [203661]</w:t>
            </w:r>
          </w:p>
        </w:tc>
        <w:tc>
          <w:tcPr>
            <w:tcW w:w="345" w:type="dxa"/>
            <w:gridSpan w:val="2"/>
            <w:tcBorders>
              <w:top w:val="single" w:sz="8" w:space="0" w:color="AFAFAF"/>
              <w:left w:val="nil"/>
              <w:bottom w:val="nil"/>
              <w:right w:val="nil"/>
            </w:tcBorders>
            <w:shd w:val="clear" w:color="auto" w:fill="FFFFFF"/>
          </w:tcPr>
          <w:p w14:paraId="48960CC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30AFF21E" w14:textId="77777777">
              <w:tc>
                <w:tcPr>
                  <w:tcW w:w="1962" w:type="dxa"/>
                </w:tcPr>
                <w:p w14:paraId="3F74543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6CD0288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08AFE6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F1ABD6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FE1B38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4117B81" w14:textId="77777777">
              <w:tc>
                <w:tcPr>
                  <w:tcW w:w="1962" w:type="dxa"/>
                </w:tcPr>
                <w:p w14:paraId="68E840B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310781D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080C513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45" w:type="dxa"/>
                </w:tcPr>
                <w:p w14:paraId="5B94BBD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3F61F0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1ADF3F6A" w14:textId="77777777">
              <w:tc>
                <w:tcPr>
                  <w:tcW w:w="1962" w:type="dxa"/>
                  <w:tcBorders>
                    <w:top w:val="single" w:sz="8" w:space="0" w:color="AFAFAF"/>
                  </w:tcBorders>
                </w:tcPr>
                <w:p w14:paraId="6DBBD89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5A719CD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39B62C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2 HOURS</w:t>
                  </w:r>
                </w:p>
              </w:tc>
              <w:tc>
                <w:tcPr>
                  <w:tcW w:w="245" w:type="dxa"/>
                  <w:tcBorders>
                    <w:top w:val="single" w:sz="8" w:space="0" w:color="AFAFAF"/>
                  </w:tcBorders>
                </w:tcPr>
                <w:p w14:paraId="0B29A21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73B595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CB6859" w14:paraId="2A770807" w14:textId="77777777">
              <w:tc>
                <w:tcPr>
                  <w:tcW w:w="1962" w:type="dxa"/>
                  <w:tcBorders>
                    <w:top w:val="single" w:sz="8" w:space="0" w:color="AFAFAF"/>
                  </w:tcBorders>
                </w:tcPr>
                <w:p w14:paraId="0190931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2266803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15188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FF58A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9D278F4"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337BB0C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99B68B0" w14:textId="77777777" w:rsidTr="00255875">
        <w:trPr>
          <w:cantSplit/>
        </w:trPr>
        <w:tc>
          <w:tcPr>
            <w:tcW w:w="115" w:type="dxa"/>
            <w:tcBorders>
              <w:top w:val="nil"/>
              <w:left w:val="single" w:sz="8" w:space="0" w:color="AFAFAF"/>
              <w:bottom w:val="nil"/>
              <w:right w:val="nil"/>
            </w:tcBorders>
          </w:tcPr>
          <w:p w14:paraId="67E08F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2CDB13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6B84EBF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VITAL SIGNS Q4HR + NEURO CHECKS Q4HR [Recommended for subacute and stable patients] [340033]</w:t>
            </w:r>
          </w:p>
        </w:tc>
        <w:tc>
          <w:tcPr>
            <w:tcW w:w="345" w:type="dxa"/>
            <w:tcBorders>
              <w:top w:val="single" w:sz="8" w:space="0" w:color="AFAFAF"/>
              <w:left w:val="nil"/>
              <w:bottom w:val="nil"/>
              <w:right w:val="nil"/>
            </w:tcBorders>
            <w:shd w:val="clear" w:color="auto" w:fill="FFFFFF"/>
          </w:tcPr>
          <w:p w14:paraId="655CC1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327F52E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DD5AF37" w14:textId="77777777" w:rsidTr="00255875">
        <w:trPr>
          <w:gridAfter w:val="3"/>
          <w:wAfter w:w="580" w:type="dxa"/>
          <w:cantSplit/>
        </w:trPr>
        <w:tc>
          <w:tcPr>
            <w:tcW w:w="115" w:type="dxa"/>
            <w:tcBorders>
              <w:top w:val="nil"/>
              <w:left w:val="single" w:sz="8" w:space="0" w:color="AFAFAF"/>
              <w:bottom w:val="nil"/>
              <w:right w:val="nil"/>
            </w:tcBorders>
          </w:tcPr>
          <w:p w14:paraId="3A0C17C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7CFA1AF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1E878F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E75D82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MEASURE VITAL SIGNS [203646]</w:t>
            </w:r>
          </w:p>
        </w:tc>
        <w:tc>
          <w:tcPr>
            <w:tcW w:w="345" w:type="dxa"/>
            <w:gridSpan w:val="2"/>
            <w:tcBorders>
              <w:top w:val="single" w:sz="8" w:space="0" w:color="AFAFAF"/>
              <w:left w:val="nil"/>
              <w:bottom w:val="nil"/>
              <w:right w:val="nil"/>
            </w:tcBorders>
            <w:shd w:val="clear" w:color="auto" w:fill="FFFFFF"/>
          </w:tcPr>
          <w:p w14:paraId="39F3098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2F82BEE4" w14:textId="77777777">
              <w:tc>
                <w:tcPr>
                  <w:tcW w:w="1962" w:type="dxa"/>
                </w:tcPr>
                <w:p w14:paraId="3BC0FEC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75FAA2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B26FE4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1F5968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59C7D6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D891B03" w14:textId="77777777">
              <w:tc>
                <w:tcPr>
                  <w:tcW w:w="1962" w:type="dxa"/>
                </w:tcPr>
                <w:p w14:paraId="45E203B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0AB4BFD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32FB4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45" w:type="dxa"/>
                </w:tcPr>
                <w:p w14:paraId="6824E6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A9B93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0FAE9490" w14:textId="77777777">
              <w:tc>
                <w:tcPr>
                  <w:tcW w:w="1962" w:type="dxa"/>
                  <w:tcBorders>
                    <w:top w:val="single" w:sz="8" w:space="0" w:color="AFAFAF"/>
                  </w:tcBorders>
                </w:tcPr>
                <w:p w14:paraId="3FDE349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4A9400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AE746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4 HOURS</w:t>
                  </w:r>
                </w:p>
              </w:tc>
              <w:tc>
                <w:tcPr>
                  <w:tcW w:w="245" w:type="dxa"/>
                  <w:tcBorders>
                    <w:top w:val="single" w:sz="8" w:space="0" w:color="AFAFAF"/>
                  </w:tcBorders>
                </w:tcPr>
                <w:p w14:paraId="0592C9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B5AA66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CB6859" w14:paraId="358AAB1D" w14:textId="77777777">
              <w:tc>
                <w:tcPr>
                  <w:tcW w:w="1962" w:type="dxa"/>
                  <w:tcBorders>
                    <w:top w:val="single" w:sz="8" w:space="0" w:color="AFAFAF"/>
                  </w:tcBorders>
                </w:tcPr>
                <w:p w14:paraId="3786156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2DEF058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5B2E27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AA7607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22DE3D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177FE7C" w14:textId="77777777">
              <w:tc>
                <w:tcPr>
                  <w:tcW w:w="1962" w:type="dxa"/>
                  <w:tcBorders>
                    <w:top w:val="single" w:sz="8" w:space="0" w:color="AFAFAF"/>
                  </w:tcBorders>
                </w:tcPr>
                <w:p w14:paraId="23D3429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7AAF720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7B64D1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7B8170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C58B081"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36AA8A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A4C307D" w14:textId="77777777" w:rsidTr="00255875">
        <w:trPr>
          <w:gridAfter w:val="3"/>
          <w:wAfter w:w="580" w:type="dxa"/>
          <w:cantSplit/>
        </w:trPr>
        <w:tc>
          <w:tcPr>
            <w:tcW w:w="115" w:type="dxa"/>
            <w:tcBorders>
              <w:top w:val="nil"/>
              <w:left w:val="single" w:sz="8" w:space="0" w:color="AFAFAF"/>
              <w:bottom w:val="nil"/>
              <w:right w:val="nil"/>
            </w:tcBorders>
          </w:tcPr>
          <w:p w14:paraId="39AFBDE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26160B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6B5EF9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CB659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NEURO CHECKS [203661]</w:t>
            </w:r>
          </w:p>
        </w:tc>
        <w:tc>
          <w:tcPr>
            <w:tcW w:w="345" w:type="dxa"/>
            <w:gridSpan w:val="2"/>
            <w:tcBorders>
              <w:top w:val="single" w:sz="8" w:space="0" w:color="AFAFAF"/>
              <w:left w:val="nil"/>
              <w:bottom w:val="nil"/>
              <w:right w:val="nil"/>
            </w:tcBorders>
            <w:shd w:val="clear" w:color="auto" w:fill="FFFFFF"/>
          </w:tcPr>
          <w:p w14:paraId="7A8869A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2A03C9DB" w14:textId="77777777">
              <w:tc>
                <w:tcPr>
                  <w:tcW w:w="1962" w:type="dxa"/>
                </w:tcPr>
                <w:p w14:paraId="5E49A54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4A5744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0D99E3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07970CA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8CE363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038F9F10" w14:textId="77777777">
              <w:tc>
                <w:tcPr>
                  <w:tcW w:w="1962" w:type="dxa"/>
                </w:tcPr>
                <w:p w14:paraId="6E63AE8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012B2DF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08F03C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45" w:type="dxa"/>
                </w:tcPr>
                <w:p w14:paraId="399068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401C92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238725CC" w14:textId="77777777">
              <w:tc>
                <w:tcPr>
                  <w:tcW w:w="1962" w:type="dxa"/>
                  <w:tcBorders>
                    <w:top w:val="single" w:sz="8" w:space="0" w:color="AFAFAF"/>
                  </w:tcBorders>
                </w:tcPr>
                <w:p w14:paraId="37D5E8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2453BED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BCCA29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4 HOURS</w:t>
                  </w:r>
                </w:p>
              </w:tc>
              <w:tc>
                <w:tcPr>
                  <w:tcW w:w="245" w:type="dxa"/>
                  <w:tcBorders>
                    <w:top w:val="single" w:sz="8" w:space="0" w:color="AFAFAF"/>
                  </w:tcBorders>
                </w:tcPr>
                <w:p w14:paraId="3486FB1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95C431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CB6859" w14:paraId="2BD3E559" w14:textId="77777777">
              <w:tc>
                <w:tcPr>
                  <w:tcW w:w="1962" w:type="dxa"/>
                  <w:tcBorders>
                    <w:top w:val="single" w:sz="8" w:space="0" w:color="AFAFAF"/>
                  </w:tcBorders>
                </w:tcPr>
                <w:p w14:paraId="12C1C5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2EBF908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6198D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D4304A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F174C39"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7B125B7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893E9AD" w14:textId="77777777" w:rsidTr="00255875">
        <w:trPr>
          <w:gridAfter w:val="1"/>
          <w:wAfter w:w="118" w:type="dxa"/>
          <w:cantSplit/>
        </w:trPr>
        <w:tc>
          <w:tcPr>
            <w:tcW w:w="115" w:type="dxa"/>
            <w:tcBorders>
              <w:top w:val="nil"/>
              <w:left w:val="single" w:sz="8" w:space="0" w:color="AFAFAF"/>
              <w:bottom w:val="nil"/>
              <w:right w:val="nil"/>
            </w:tcBorders>
          </w:tcPr>
          <w:p w14:paraId="27ECE4E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461571C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3FBB3B5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0CE0FE4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2E86E88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ECED79F" w14:textId="77777777" w:rsidTr="00255875">
        <w:tc>
          <w:tcPr>
            <w:tcW w:w="115" w:type="dxa"/>
            <w:tcBorders>
              <w:top w:val="nil"/>
              <w:left w:val="single" w:sz="8" w:space="0" w:color="AFAFAF"/>
              <w:bottom w:val="nil"/>
              <w:right w:val="nil"/>
            </w:tcBorders>
          </w:tcPr>
          <w:p w14:paraId="2D7848C6"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7A8C8CDF"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7D054902"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0C517EB4" w14:textId="77777777" w:rsidTr="00255875">
        <w:trPr>
          <w:gridAfter w:val="1"/>
          <w:wAfter w:w="118" w:type="dxa"/>
          <w:cantSplit/>
        </w:trPr>
        <w:tc>
          <w:tcPr>
            <w:tcW w:w="115" w:type="dxa"/>
            <w:tcBorders>
              <w:top w:val="nil"/>
              <w:left w:val="single" w:sz="8" w:space="0" w:color="AFAFAF"/>
              <w:bottom w:val="nil"/>
              <w:right w:val="nil"/>
            </w:tcBorders>
          </w:tcPr>
          <w:p w14:paraId="7032DF6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6AB0664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Nursing  [18796]</w:t>
            </w:r>
          </w:p>
        </w:tc>
      </w:tr>
      <w:tr w:rsidR="00CB6859" w14:paraId="09AD9CFB" w14:textId="77777777" w:rsidTr="00255875">
        <w:tc>
          <w:tcPr>
            <w:tcW w:w="115" w:type="dxa"/>
            <w:tcBorders>
              <w:top w:val="nil"/>
              <w:left w:val="single" w:sz="8" w:space="0" w:color="AFAFAF"/>
              <w:bottom w:val="nil"/>
              <w:right w:val="nil"/>
            </w:tcBorders>
          </w:tcPr>
          <w:p w14:paraId="2D7673FE"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344C9E62"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7A64D789"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090EC965" w14:textId="77777777" w:rsidTr="00255875">
        <w:trPr>
          <w:gridAfter w:val="1"/>
          <w:wAfter w:w="118" w:type="dxa"/>
          <w:cantSplit/>
        </w:trPr>
        <w:tc>
          <w:tcPr>
            <w:tcW w:w="115" w:type="dxa"/>
            <w:tcBorders>
              <w:top w:val="nil"/>
              <w:left w:val="single" w:sz="8" w:space="0" w:color="AFAFAF"/>
              <w:bottom w:val="nil"/>
              <w:right w:val="nil"/>
            </w:tcBorders>
          </w:tcPr>
          <w:p w14:paraId="646C068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F441FF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138C4C2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NURSING COMMUNICATION ORDER (INITIATE STROKE CORE MEASURES AND STROKE LOG) [210749]</w:t>
            </w:r>
          </w:p>
        </w:tc>
        <w:tc>
          <w:tcPr>
            <w:tcW w:w="345" w:type="dxa"/>
            <w:gridSpan w:val="2"/>
            <w:tcBorders>
              <w:top w:val="single" w:sz="8" w:space="0" w:color="AFAFAF"/>
              <w:left w:val="nil"/>
              <w:bottom w:val="nil"/>
              <w:right w:val="nil"/>
            </w:tcBorders>
            <w:shd w:val="clear" w:color="auto" w:fill="FFFFFF"/>
          </w:tcPr>
          <w:p w14:paraId="08518DA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4D3579F3" w14:textId="77777777">
              <w:tc>
                <w:tcPr>
                  <w:tcW w:w="2128" w:type="dxa"/>
                </w:tcPr>
                <w:p w14:paraId="3BB4A06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1B79791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1E28192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359381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0CAC00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B18CC39" w14:textId="77777777">
              <w:tc>
                <w:tcPr>
                  <w:tcW w:w="2128" w:type="dxa"/>
                </w:tcPr>
                <w:p w14:paraId="17943BF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2CCD40A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5936434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11BFB0E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01F1FA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0B3726E6" w14:textId="77777777">
              <w:tc>
                <w:tcPr>
                  <w:tcW w:w="2128" w:type="dxa"/>
                  <w:tcBorders>
                    <w:top w:val="single" w:sz="8" w:space="0" w:color="AFAFAF"/>
                  </w:tcBorders>
                </w:tcPr>
                <w:p w14:paraId="415F82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080CE0F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11E94E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D435ED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C9996B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3AB97586"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35EBE731" w14:textId="77777777">
                    <w:tc>
                      <w:tcPr>
                        <w:tcW w:w="212" w:type="dxa"/>
                      </w:tcPr>
                      <w:p w14:paraId="5DDBFF2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5BD92EF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611096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6A1D27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914CFB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E7266B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5DA76C2"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690ABDE0"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5C232C90"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4C71899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17379F50" w14:textId="77777777">
              <w:tc>
                <w:tcPr>
                  <w:tcW w:w="2128" w:type="dxa"/>
                  <w:tcBorders>
                    <w:top w:val="single" w:sz="8" w:space="0" w:color="AFAFAF"/>
                  </w:tcBorders>
                </w:tcPr>
                <w:p w14:paraId="77DE6A9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2AAB5B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AE3008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 to initiate Stroke Core Measures and Stroke Log.</w:t>
                  </w:r>
                </w:p>
              </w:tc>
              <w:tc>
                <w:tcPr>
                  <w:tcW w:w="266" w:type="dxa"/>
                  <w:tcBorders>
                    <w:top w:val="single" w:sz="8" w:space="0" w:color="AFAFAF"/>
                  </w:tcBorders>
                </w:tcPr>
                <w:p w14:paraId="4197A3D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17456EC"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BE7720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21985B9" w14:textId="77777777" w:rsidTr="00255875">
        <w:trPr>
          <w:gridAfter w:val="1"/>
          <w:wAfter w:w="118" w:type="dxa"/>
          <w:cantSplit/>
        </w:trPr>
        <w:tc>
          <w:tcPr>
            <w:tcW w:w="115" w:type="dxa"/>
            <w:tcBorders>
              <w:top w:val="nil"/>
              <w:left w:val="single" w:sz="8" w:space="0" w:color="AFAFAF"/>
              <w:bottom w:val="nil"/>
              <w:right w:val="nil"/>
            </w:tcBorders>
          </w:tcPr>
          <w:p w14:paraId="1750E06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4BE093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597554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ELEVATE HEAD OF BED [210499]</w:t>
            </w:r>
          </w:p>
        </w:tc>
        <w:tc>
          <w:tcPr>
            <w:tcW w:w="345" w:type="dxa"/>
            <w:gridSpan w:val="2"/>
            <w:tcBorders>
              <w:top w:val="single" w:sz="8" w:space="0" w:color="AFAFAF"/>
              <w:left w:val="nil"/>
              <w:bottom w:val="nil"/>
              <w:right w:val="nil"/>
            </w:tcBorders>
            <w:shd w:val="clear" w:color="auto" w:fill="FFFFFF"/>
          </w:tcPr>
          <w:p w14:paraId="054A09A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4263221E" w14:textId="77777777">
              <w:tc>
                <w:tcPr>
                  <w:tcW w:w="2128" w:type="dxa"/>
                </w:tcPr>
                <w:p w14:paraId="04606DA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025ABB4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6DCEEA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35FDB58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12ACF6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6DF7149" w14:textId="77777777">
              <w:tc>
                <w:tcPr>
                  <w:tcW w:w="2128" w:type="dxa"/>
                </w:tcPr>
                <w:p w14:paraId="7020BD3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33083C3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5DFB55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0DFCFD6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3D92E17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3C99F109" w14:textId="77777777">
              <w:tc>
                <w:tcPr>
                  <w:tcW w:w="2128" w:type="dxa"/>
                  <w:tcBorders>
                    <w:top w:val="single" w:sz="8" w:space="0" w:color="AFAFAF"/>
                  </w:tcBorders>
                </w:tcPr>
                <w:p w14:paraId="0509D1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4A640F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916D14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SHIFT</w:t>
                  </w:r>
                </w:p>
              </w:tc>
              <w:tc>
                <w:tcPr>
                  <w:tcW w:w="266" w:type="dxa"/>
                  <w:tcBorders>
                    <w:top w:val="single" w:sz="8" w:space="0" w:color="AFAFAF"/>
                  </w:tcBorders>
                </w:tcPr>
                <w:p w14:paraId="5B67FF5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FBC79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[TID]   [QShift]   [AS NEEDED (NURSING)]   [daily]   [BID]   [q2H]   [q6H]   [QID]</w:t>
                  </w:r>
                </w:p>
              </w:tc>
            </w:tr>
            <w:tr w:rsidR="00CB6859" w14:paraId="44B718D0" w14:textId="77777777">
              <w:tc>
                <w:tcPr>
                  <w:tcW w:w="2128" w:type="dxa"/>
                  <w:tcBorders>
                    <w:top w:val="single" w:sz="8" w:space="0" w:color="AFAFAF"/>
                  </w:tcBorders>
                </w:tcPr>
                <w:p w14:paraId="78C0C3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160F7E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B716E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Elevate head of bed 30 degrees.</w:t>
                  </w:r>
                </w:p>
              </w:tc>
              <w:tc>
                <w:tcPr>
                  <w:tcW w:w="266" w:type="dxa"/>
                  <w:tcBorders>
                    <w:top w:val="single" w:sz="8" w:space="0" w:color="AFAFAF"/>
                  </w:tcBorders>
                </w:tcPr>
                <w:p w14:paraId="79A004A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ADFBF3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E9CDCB9" w14:textId="77777777">
              <w:tc>
                <w:tcPr>
                  <w:tcW w:w="2128" w:type="dxa"/>
                  <w:tcBorders>
                    <w:top w:val="single" w:sz="8" w:space="0" w:color="AFAFAF"/>
                  </w:tcBorders>
                </w:tcPr>
                <w:p w14:paraId="3F3FC51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0C79FCC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EE2E87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1FDAB8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BA907C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BACDFEA" w14:textId="77777777">
              <w:tc>
                <w:tcPr>
                  <w:tcW w:w="2128" w:type="dxa"/>
                  <w:tcBorders>
                    <w:top w:val="single" w:sz="8" w:space="0" w:color="AFAFAF"/>
                  </w:tcBorders>
                </w:tcPr>
                <w:p w14:paraId="22CC87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1B6C12F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C1F3F6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5CF3CE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A618EB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636DB8CE"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5A9862AD" w14:textId="77777777">
                    <w:tc>
                      <w:tcPr>
                        <w:tcW w:w="212" w:type="dxa"/>
                      </w:tcPr>
                      <w:p w14:paraId="3217014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3797EE2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230E612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9B150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276E26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5D880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DBFFA79"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68F8B345"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28024A90"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7AF350B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035795C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151EDEC" w14:textId="77777777" w:rsidTr="00255875">
        <w:trPr>
          <w:gridAfter w:val="1"/>
          <w:wAfter w:w="118" w:type="dxa"/>
          <w:cantSplit/>
        </w:trPr>
        <w:tc>
          <w:tcPr>
            <w:tcW w:w="115" w:type="dxa"/>
            <w:tcBorders>
              <w:top w:val="nil"/>
              <w:left w:val="single" w:sz="8" w:space="0" w:color="AFAFAF"/>
              <w:bottom w:val="nil"/>
              <w:right w:val="nil"/>
            </w:tcBorders>
          </w:tcPr>
          <w:p w14:paraId="382BFE4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0AC684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7CE03C0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GLUCOSE, POCT [82962D]</w:t>
            </w:r>
          </w:p>
        </w:tc>
        <w:tc>
          <w:tcPr>
            <w:tcW w:w="345" w:type="dxa"/>
            <w:gridSpan w:val="2"/>
            <w:tcBorders>
              <w:top w:val="single" w:sz="8" w:space="0" w:color="AFAFAF"/>
              <w:left w:val="nil"/>
              <w:bottom w:val="nil"/>
              <w:right w:val="nil"/>
            </w:tcBorders>
            <w:shd w:val="clear" w:color="auto" w:fill="FFFFFF"/>
          </w:tcPr>
          <w:p w14:paraId="416BB6C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43C5E2BE" w14:textId="77777777">
              <w:tc>
                <w:tcPr>
                  <w:tcW w:w="2128" w:type="dxa"/>
                </w:tcPr>
                <w:p w14:paraId="5C50C3C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21741D1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7E8D97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18F0A1E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27F2BF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1DCD568" w14:textId="77777777">
              <w:tc>
                <w:tcPr>
                  <w:tcW w:w="2128" w:type="dxa"/>
                </w:tcPr>
                <w:p w14:paraId="1998683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06E2F3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BB68A2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34DF97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00BDF1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CB6859" w14:paraId="7594EFA8" w14:textId="77777777">
              <w:tc>
                <w:tcPr>
                  <w:tcW w:w="2128" w:type="dxa"/>
                  <w:tcBorders>
                    <w:top w:val="single" w:sz="8" w:space="0" w:color="AFAFAF"/>
                  </w:tcBorders>
                </w:tcPr>
                <w:p w14:paraId="5FF3B0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22BD78C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9D048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66" w:type="dxa"/>
                  <w:tcBorders>
                    <w:top w:val="single" w:sz="8" w:space="0" w:color="AFAFAF"/>
                  </w:tcBorders>
                </w:tcPr>
                <w:p w14:paraId="26693D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E650C4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[q6H]   [Once]   [HS]</w:t>
                  </w:r>
                </w:p>
              </w:tc>
            </w:tr>
            <w:tr w:rsidR="00CB6859" w14:paraId="1E7AE6AE" w14:textId="77777777">
              <w:tc>
                <w:tcPr>
                  <w:tcW w:w="2128" w:type="dxa"/>
                  <w:tcBorders>
                    <w:top w:val="single" w:sz="8" w:space="0" w:color="AFAFAF"/>
                  </w:tcBorders>
                </w:tcPr>
                <w:p w14:paraId="6DBB078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3B1BA2E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E46277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6 Hours if NPO; otherwise before meals and at bedtime for the first 24 hours.  If no insulin sliding scale ordered, notify physician if blood sugar greater than 180.</w:t>
                  </w:r>
                </w:p>
              </w:tc>
              <w:tc>
                <w:tcPr>
                  <w:tcW w:w="266" w:type="dxa"/>
                  <w:tcBorders>
                    <w:top w:val="single" w:sz="8" w:space="0" w:color="AFAFAF"/>
                  </w:tcBorders>
                </w:tcPr>
                <w:p w14:paraId="5464604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9CFA85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C1584F9" w14:textId="77777777">
              <w:tc>
                <w:tcPr>
                  <w:tcW w:w="2128" w:type="dxa"/>
                  <w:tcBorders>
                    <w:top w:val="single" w:sz="8" w:space="0" w:color="AFAFAF"/>
                  </w:tcBorders>
                </w:tcPr>
                <w:p w14:paraId="6BF0747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02B07EC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7FC5CD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782F8C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68DE1A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4537665" w14:textId="77777777">
              <w:tc>
                <w:tcPr>
                  <w:tcW w:w="2128" w:type="dxa"/>
                  <w:tcBorders>
                    <w:top w:val="single" w:sz="8" w:space="0" w:color="AFAFAF"/>
                  </w:tcBorders>
                </w:tcPr>
                <w:p w14:paraId="609B3A1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3E108B7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BC2A7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5A942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9595D0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76F4A60C"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32555310" w14:textId="77777777">
                    <w:tc>
                      <w:tcPr>
                        <w:tcW w:w="212" w:type="dxa"/>
                      </w:tcPr>
                      <w:p w14:paraId="60F1BCC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34E4386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0E605FC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246723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39963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E79E2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4E7E818"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1FBF9638"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13F2B059"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6063FD2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2293207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7A48523" w14:textId="77777777" w:rsidTr="00255875">
        <w:trPr>
          <w:gridAfter w:val="1"/>
          <w:wAfter w:w="118" w:type="dxa"/>
          <w:cantSplit/>
        </w:trPr>
        <w:tc>
          <w:tcPr>
            <w:tcW w:w="115" w:type="dxa"/>
            <w:tcBorders>
              <w:top w:val="nil"/>
              <w:left w:val="single" w:sz="8" w:space="0" w:color="AFAFAF"/>
              <w:bottom w:val="nil"/>
              <w:right w:val="nil"/>
            </w:tcBorders>
          </w:tcPr>
          <w:p w14:paraId="3F2125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596D43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3658104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PRECAUTION FOR SEIZURE [203681]</w:t>
            </w:r>
          </w:p>
        </w:tc>
        <w:tc>
          <w:tcPr>
            <w:tcW w:w="345" w:type="dxa"/>
            <w:gridSpan w:val="2"/>
            <w:tcBorders>
              <w:top w:val="single" w:sz="8" w:space="0" w:color="AFAFAF"/>
              <w:left w:val="nil"/>
              <w:bottom w:val="nil"/>
              <w:right w:val="nil"/>
            </w:tcBorders>
            <w:shd w:val="clear" w:color="auto" w:fill="FFFFFF"/>
          </w:tcPr>
          <w:p w14:paraId="6B756CF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3AF3D169" w14:textId="77777777">
              <w:tc>
                <w:tcPr>
                  <w:tcW w:w="2128" w:type="dxa"/>
                </w:tcPr>
                <w:p w14:paraId="12E19B7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7416015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0B3F448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153486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B12CA9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C9D81DD" w14:textId="77777777">
              <w:tc>
                <w:tcPr>
                  <w:tcW w:w="2128" w:type="dxa"/>
                </w:tcPr>
                <w:p w14:paraId="36B583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6C942D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0BA3D15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26A1BD4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5E851F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6B71E27E" w14:textId="77777777">
              <w:tc>
                <w:tcPr>
                  <w:tcW w:w="2128" w:type="dxa"/>
                  <w:tcBorders>
                    <w:top w:val="single" w:sz="8" w:space="0" w:color="AFAFAF"/>
                  </w:tcBorders>
                </w:tcPr>
                <w:p w14:paraId="218BF54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114D26D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7D6F6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CABCC3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5C6172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8FE34D3" w14:textId="77777777">
              <w:tc>
                <w:tcPr>
                  <w:tcW w:w="2128" w:type="dxa"/>
                  <w:tcBorders>
                    <w:top w:val="single" w:sz="8" w:space="0" w:color="AFAFAF"/>
                  </w:tcBorders>
                </w:tcPr>
                <w:p w14:paraId="0B0ADA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3A72513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EA1A48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A32E10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CEFDD0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91927B3" w14:textId="77777777">
              <w:tc>
                <w:tcPr>
                  <w:tcW w:w="2128" w:type="dxa"/>
                  <w:tcBorders>
                    <w:top w:val="single" w:sz="8" w:space="0" w:color="AFAFAF"/>
                  </w:tcBorders>
                </w:tcPr>
                <w:p w14:paraId="6B3D44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2885C85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F627C8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04F39B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A667EB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0F863625"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76446810" w14:textId="77777777">
                    <w:tc>
                      <w:tcPr>
                        <w:tcW w:w="212" w:type="dxa"/>
                      </w:tcPr>
                      <w:p w14:paraId="1514CE5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5A3D21B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95919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A28052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C5A844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791933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6C8EB96"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2502AE17"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72DD5E9A"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318327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2AD7E62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5D523DD" w14:textId="77777777" w:rsidTr="00255875">
        <w:trPr>
          <w:gridAfter w:val="1"/>
          <w:wAfter w:w="118" w:type="dxa"/>
          <w:cantSplit/>
        </w:trPr>
        <w:tc>
          <w:tcPr>
            <w:tcW w:w="115" w:type="dxa"/>
            <w:tcBorders>
              <w:top w:val="nil"/>
              <w:left w:val="single" w:sz="8" w:space="0" w:color="AFAFAF"/>
              <w:bottom w:val="nil"/>
              <w:right w:val="nil"/>
            </w:tcBorders>
          </w:tcPr>
          <w:p w14:paraId="3D9460F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0057AD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3E99B1F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DETERMINE GLASGOW COMA SCORE [217823]</w:t>
            </w:r>
          </w:p>
        </w:tc>
        <w:tc>
          <w:tcPr>
            <w:tcW w:w="345" w:type="dxa"/>
            <w:gridSpan w:val="2"/>
            <w:tcBorders>
              <w:top w:val="single" w:sz="8" w:space="0" w:color="AFAFAF"/>
              <w:left w:val="nil"/>
              <w:bottom w:val="nil"/>
              <w:right w:val="nil"/>
            </w:tcBorders>
            <w:shd w:val="clear" w:color="auto" w:fill="FFFFFF"/>
          </w:tcPr>
          <w:p w14:paraId="294C34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641DD2A7" w14:textId="77777777">
              <w:tc>
                <w:tcPr>
                  <w:tcW w:w="2128" w:type="dxa"/>
                </w:tcPr>
                <w:p w14:paraId="6B75EC9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2601CE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2E57D06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79E400B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3AFBACB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CE343ED" w14:textId="77777777">
              <w:tc>
                <w:tcPr>
                  <w:tcW w:w="2128" w:type="dxa"/>
                </w:tcPr>
                <w:p w14:paraId="672739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66CCD56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5B24636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1E06581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746E0C8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7D8734F3" w14:textId="77777777">
              <w:tc>
                <w:tcPr>
                  <w:tcW w:w="2128" w:type="dxa"/>
                  <w:tcBorders>
                    <w:top w:val="single" w:sz="8" w:space="0" w:color="AFAFAF"/>
                  </w:tcBorders>
                </w:tcPr>
                <w:p w14:paraId="75B1AD7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3C57B9C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C7F706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SHIFT</w:t>
                  </w:r>
                </w:p>
              </w:tc>
              <w:tc>
                <w:tcPr>
                  <w:tcW w:w="266" w:type="dxa"/>
                  <w:tcBorders>
                    <w:top w:val="single" w:sz="8" w:space="0" w:color="AFAFAF"/>
                  </w:tcBorders>
                </w:tcPr>
                <w:p w14:paraId="1007AFC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1EE498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CB6859" w14:paraId="6A814A69" w14:textId="77777777">
              <w:tc>
                <w:tcPr>
                  <w:tcW w:w="2128" w:type="dxa"/>
                  <w:tcBorders>
                    <w:top w:val="single" w:sz="8" w:space="0" w:color="AFAFAF"/>
                  </w:tcBorders>
                </w:tcPr>
                <w:p w14:paraId="470752F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7F070EA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CCAABC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62C123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3C3683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1A351979"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033FF677" w14:textId="77777777">
                    <w:tc>
                      <w:tcPr>
                        <w:tcW w:w="212" w:type="dxa"/>
                      </w:tcPr>
                      <w:p w14:paraId="7D108E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7F4488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47DEE15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C7688B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A68A0D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AF00E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675E569"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73EEB36D"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276644F9"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1970DF5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70184EFF" w14:textId="77777777">
              <w:tc>
                <w:tcPr>
                  <w:tcW w:w="2128" w:type="dxa"/>
                  <w:tcBorders>
                    <w:top w:val="single" w:sz="8" w:space="0" w:color="AFAFAF"/>
                  </w:tcBorders>
                </w:tcPr>
                <w:p w14:paraId="021EFD0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79DD55E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B3625E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75951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887782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738AD37" w14:textId="77777777">
              <w:tc>
                <w:tcPr>
                  <w:tcW w:w="2128" w:type="dxa"/>
                  <w:tcBorders>
                    <w:top w:val="single" w:sz="8" w:space="0" w:color="AFAFAF"/>
                  </w:tcBorders>
                </w:tcPr>
                <w:p w14:paraId="6F9B71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396374B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781B67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6411A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A91D22D"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7459D88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7E04CC2" w14:textId="77777777" w:rsidTr="00255875">
        <w:trPr>
          <w:gridAfter w:val="1"/>
          <w:wAfter w:w="118" w:type="dxa"/>
          <w:cantSplit/>
        </w:trPr>
        <w:tc>
          <w:tcPr>
            <w:tcW w:w="115" w:type="dxa"/>
            <w:tcBorders>
              <w:top w:val="nil"/>
              <w:left w:val="single" w:sz="8" w:space="0" w:color="AFAFAF"/>
              <w:bottom w:val="nil"/>
              <w:right w:val="nil"/>
            </w:tcBorders>
          </w:tcPr>
          <w:p w14:paraId="4CCDA75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08993D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79E2A85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DIET, NPO-NPO UNTIL DYSPHAGIA SCREEN IS PERFORMED [200002]</w:t>
            </w:r>
          </w:p>
        </w:tc>
        <w:tc>
          <w:tcPr>
            <w:tcW w:w="345" w:type="dxa"/>
            <w:gridSpan w:val="2"/>
            <w:tcBorders>
              <w:top w:val="single" w:sz="8" w:space="0" w:color="AFAFAF"/>
              <w:left w:val="nil"/>
              <w:bottom w:val="nil"/>
              <w:right w:val="nil"/>
            </w:tcBorders>
            <w:shd w:val="clear" w:color="auto" w:fill="FFFFFF"/>
          </w:tcPr>
          <w:p w14:paraId="0762122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3B9CC5DC" w14:textId="77777777">
              <w:tc>
                <w:tcPr>
                  <w:tcW w:w="2128" w:type="dxa"/>
                </w:tcPr>
                <w:p w14:paraId="585EA9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4297675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56512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517C2B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38B8C9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B6C3523" w14:textId="77777777">
              <w:tc>
                <w:tcPr>
                  <w:tcW w:w="2128" w:type="dxa"/>
                </w:tcPr>
                <w:p w14:paraId="085F56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Pr>
                <w:p w14:paraId="4C7F79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5177652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NOW</w:t>
                  </w:r>
                </w:p>
              </w:tc>
              <w:tc>
                <w:tcPr>
                  <w:tcW w:w="266" w:type="dxa"/>
                </w:tcPr>
                <w:p w14:paraId="6C6F7FB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0C84BDA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[Now]   [BREAKFAST]   [LUNCH]   [DINNER]   [Start at Breakfast Today]   [Start at Lunch Today]   [Start at Supper Today]</w:t>
                  </w:r>
                </w:p>
              </w:tc>
            </w:tr>
            <w:tr w:rsidR="00CB6859" w14:paraId="746AE805" w14:textId="77777777">
              <w:tc>
                <w:tcPr>
                  <w:tcW w:w="2128" w:type="dxa"/>
                  <w:tcBorders>
                    <w:top w:val="single" w:sz="8" w:space="0" w:color="AFAFAF"/>
                  </w:tcBorders>
                </w:tcPr>
                <w:p w14:paraId="613F638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57D9BD0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736B6D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PLEASE REMEMBER TO DISCONTINUE MEDS AND INFORM NURSING</w:t>
                  </w:r>
                </w:p>
              </w:tc>
              <w:tc>
                <w:tcPr>
                  <w:tcW w:w="266" w:type="dxa"/>
                  <w:tcBorders>
                    <w:top w:val="single" w:sz="8" w:space="0" w:color="AFAFAF"/>
                  </w:tcBorders>
                </w:tcPr>
                <w:p w14:paraId="6910965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C6471B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0C99CCE" w14:textId="77777777">
              <w:tc>
                <w:tcPr>
                  <w:tcW w:w="2128" w:type="dxa"/>
                  <w:tcBorders>
                    <w:top w:val="single" w:sz="8" w:space="0" w:color="AFAFAF"/>
                  </w:tcBorders>
                </w:tcPr>
                <w:p w14:paraId="4453FBA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64EA2E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71909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6916E0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436AE4C"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01918D2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FD90CA0" w14:textId="77777777" w:rsidTr="00255875">
        <w:trPr>
          <w:gridAfter w:val="1"/>
          <w:wAfter w:w="118" w:type="dxa"/>
          <w:cantSplit/>
        </w:trPr>
        <w:tc>
          <w:tcPr>
            <w:tcW w:w="115" w:type="dxa"/>
            <w:tcBorders>
              <w:top w:val="nil"/>
              <w:left w:val="single" w:sz="8" w:space="0" w:color="AFAFAF"/>
              <w:bottom w:val="nil"/>
              <w:right w:val="nil"/>
            </w:tcBorders>
          </w:tcPr>
          <w:p w14:paraId="02ED8E8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6E81FDD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0BF3829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MEASURE PULSE OXIMETRY  [203650]</w:t>
            </w:r>
          </w:p>
        </w:tc>
        <w:tc>
          <w:tcPr>
            <w:tcW w:w="345" w:type="dxa"/>
            <w:gridSpan w:val="2"/>
            <w:tcBorders>
              <w:top w:val="single" w:sz="8" w:space="0" w:color="AFAFAF"/>
              <w:left w:val="nil"/>
              <w:bottom w:val="nil"/>
              <w:right w:val="nil"/>
            </w:tcBorders>
            <w:shd w:val="clear" w:color="auto" w:fill="FFFFFF"/>
          </w:tcPr>
          <w:p w14:paraId="17E68E4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4E66CA59" w14:textId="77777777">
              <w:tc>
                <w:tcPr>
                  <w:tcW w:w="2128" w:type="dxa"/>
                </w:tcPr>
                <w:p w14:paraId="02ED6AC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6926091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73389FE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5E5BA09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7C2C66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4CA993C" w14:textId="77777777">
              <w:tc>
                <w:tcPr>
                  <w:tcW w:w="2128" w:type="dxa"/>
                </w:tcPr>
                <w:p w14:paraId="586D88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7D2903B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297F82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1BD09D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D32E6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57A9FA2A" w14:textId="77777777">
              <w:tc>
                <w:tcPr>
                  <w:tcW w:w="2128" w:type="dxa"/>
                  <w:tcBorders>
                    <w:top w:val="single" w:sz="8" w:space="0" w:color="AFAFAF"/>
                  </w:tcBorders>
                </w:tcPr>
                <w:p w14:paraId="3B654B9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3811D3E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EFBC6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w:t>
                  </w:r>
                </w:p>
              </w:tc>
              <w:tc>
                <w:tcPr>
                  <w:tcW w:w="266" w:type="dxa"/>
                  <w:tcBorders>
                    <w:top w:val="single" w:sz="8" w:space="0" w:color="AFAFAF"/>
                  </w:tcBorders>
                </w:tcPr>
                <w:p w14:paraId="3BEA895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FA493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CB6859" w14:paraId="47101AFE" w14:textId="77777777">
              <w:tc>
                <w:tcPr>
                  <w:tcW w:w="2128" w:type="dxa"/>
                  <w:tcBorders>
                    <w:top w:val="single" w:sz="8" w:space="0" w:color="AFAFAF"/>
                  </w:tcBorders>
                </w:tcPr>
                <w:p w14:paraId="2EEF100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244780B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620C21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1C2EA9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DAF3E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1B479E1F"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209F97B8" w14:textId="77777777">
                    <w:tc>
                      <w:tcPr>
                        <w:tcW w:w="212" w:type="dxa"/>
                      </w:tcPr>
                      <w:p w14:paraId="4FE86D3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22B1F8B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258C1E6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B76FD8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EE81E8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9E7BA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9E2B154"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78B9B46F"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074C0D20"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0BA02F6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734A7275" w14:textId="77777777">
              <w:tc>
                <w:tcPr>
                  <w:tcW w:w="2128" w:type="dxa"/>
                  <w:tcBorders>
                    <w:top w:val="single" w:sz="8" w:space="0" w:color="AFAFAF"/>
                  </w:tcBorders>
                </w:tcPr>
                <w:p w14:paraId="2589CFF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32FC4C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412FB2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738ABE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42890D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CBB0201" w14:textId="77777777">
              <w:tc>
                <w:tcPr>
                  <w:tcW w:w="2128" w:type="dxa"/>
                  <w:tcBorders>
                    <w:top w:val="single" w:sz="8" w:space="0" w:color="AFAFAF"/>
                  </w:tcBorders>
                </w:tcPr>
                <w:p w14:paraId="0A15DC3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03AE824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8C986A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63FCE3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8D634F9"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5D48E07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1A1DB77" w14:textId="77777777" w:rsidTr="00255875">
        <w:trPr>
          <w:gridAfter w:val="1"/>
          <w:wAfter w:w="118" w:type="dxa"/>
          <w:cantSplit/>
        </w:trPr>
        <w:tc>
          <w:tcPr>
            <w:tcW w:w="115" w:type="dxa"/>
            <w:tcBorders>
              <w:top w:val="nil"/>
              <w:left w:val="single" w:sz="8" w:space="0" w:color="AFAFAF"/>
              <w:bottom w:val="nil"/>
              <w:right w:val="nil"/>
            </w:tcBorders>
          </w:tcPr>
          <w:p w14:paraId="54C6419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4CE6A0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0DC5C5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CARDIAC MONITORING [258403]</w:t>
            </w:r>
          </w:p>
        </w:tc>
        <w:tc>
          <w:tcPr>
            <w:tcW w:w="345" w:type="dxa"/>
            <w:gridSpan w:val="2"/>
            <w:tcBorders>
              <w:top w:val="single" w:sz="8" w:space="0" w:color="AFAFAF"/>
              <w:left w:val="nil"/>
              <w:bottom w:val="nil"/>
              <w:right w:val="nil"/>
            </w:tcBorders>
            <w:shd w:val="clear" w:color="auto" w:fill="FFFFFF"/>
          </w:tcPr>
          <w:p w14:paraId="7727C3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3F41CABE" w14:textId="77777777">
              <w:tc>
                <w:tcPr>
                  <w:tcW w:w="2128" w:type="dxa"/>
                </w:tcPr>
                <w:p w14:paraId="4B738C1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2AD12BD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58B8B6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456FE66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70E5E9A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1888392" w14:textId="77777777">
              <w:tc>
                <w:tcPr>
                  <w:tcW w:w="2128" w:type="dxa"/>
                </w:tcPr>
                <w:p w14:paraId="5A0BA6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0BFE6CC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AA04C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329F44F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3265B4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4FC79160" w14:textId="77777777">
              <w:tc>
                <w:tcPr>
                  <w:tcW w:w="2128" w:type="dxa"/>
                  <w:tcBorders>
                    <w:top w:val="single" w:sz="8" w:space="0" w:color="AFAFAF"/>
                  </w:tcBorders>
                </w:tcPr>
                <w:p w14:paraId="3D2C242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174854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E2AA23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w:t>
                  </w:r>
                </w:p>
              </w:tc>
              <w:tc>
                <w:tcPr>
                  <w:tcW w:w="266" w:type="dxa"/>
                  <w:tcBorders>
                    <w:top w:val="single" w:sz="8" w:space="0" w:color="AFAFAF"/>
                  </w:tcBorders>
                </w:tcPr>
                <w:p w14:paraId="549E814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FD37F4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CB6859" w14:paraId="2856086A" w14:textId="77777777">
              <w:tc>
                <w:tcPr>
                  <w:tcW w:w="2128" w:type="dxa"/>
                  <w:tcBorders>
                    <w:top w:val="single" w:sz="8" w:space="0" w:color="AFAFAF"/>
                  </w:tcBorders>
                </w:tcPr>
                <w:p w14:paraId="3620F90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29FD48C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4DD8A4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20DAD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1C75D6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46BC82DA"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14E2977A" w14:textId="77777777">
                    <w:tc>
                      <w:tcPr>
                        <w:tcW w:w="212" w:type="dxa"/>
                      </w:tcPr>
                      <w:p w14:paraId="078D8A8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5C07089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53D9E36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8F50C0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BDC4CA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D766FA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3A6153C"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45898839"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483BBC10"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36AA84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4D9FF7BC" w14:textId="77777777">
              <w:tc>
                <w:tcPr>
                  <w:tcW w:w="2128" w:type="dxa"/>
                  <w:tcBorders>
                    <w:top w:val="single" w:sz="8" w:space="0" w:color="AFAFAF"/>
                  </w:tcBorders>
                </w:tcPr>
                <w:p w14:paraId="48F4ADB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Indications for Cardiac Monitor:</w:t>
                  </w:r>
                </w:p>
              </w:tc>
              <w:tc>
                <w:tcPr>
                  <w:tcW w:w="266" w:type="dxa"/>
                  <w:tcBorders>
                    <w:top w:val="single" w:sz="8" w:space="0" w:color="AFAFAF"/>
                  </w:tcBorders>
                </w:tcPr>
                <w:p w14:paraId="6DB98BD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235A33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Acute Stroke</w:t>
                  </w:r>
                </w:p>
              </w:tc>
              <w:tc>
                <w:tcPr>
                  <w:tcW w:w="266" w:type="dxa"/>
                  <w:tcBorders>
                    <w:top w:val="single" w:sz="8" w:space="0" w:color="AFAFAF"/>
                  </w:tcBorders>
                </w:tcPr>
                <w:p w14:paraId="5EC2A01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B844D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[Rule Out or Active Cardiac Ischemia]   [Acute CHF]   [Acute Stroke]   [TIA]   [Significant Electrolyte Imbalance]   [Syncope - Rule Out Arrhythmia]   [High Risk Cardiac Medications]   [Hemodynamically Significant Arrhythmia]   [Acute Pulmonary Embolism]   [Toxic Drug Levels]   [Pacemaker or AICD]   [Post Cardiac Surgery]   [Other (Free Text Comment)]</w:t>
                  </w:r>
                </w:p>
              </w:tc>
            </w:tr>
            <w:tr w:rsidR="00CB6859" w14:paraId="5207A560" w14:textId="77777777">
              <w:tc>
                <w:tcPr>
                  <w:tcW w:w="2128" w:type="dxa"/>
                  <w:tcBorders>
                    <w:top w:val="single" w:sz="8" w:space="0" w:color="AFAFAF"/>
                  </w:tcBorders>
                </w:tcPr>
                <w:p w14:paraId="0CEFB52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6305421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BC4D9D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9E638D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01F763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7E1DA7E" w14:textId="77777777">
              <w:tc>
                <w:tcPr>
                  <w:tcW w:w="2128" w:type="dxa"/>
                  <w:tcBorders>
                    <w:top w:val="single" w:sz="8" w:space="0" w:color="AFAFAF"/>
                  </w:tcBorders>
                </w:tcPr>
                <w:p w14:paraId="0A603B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28E8CCF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60C0AF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70D09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A3A4123"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0E87FA8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6C238B7" w14:textId="77777777" w:rsidTr="00255875">
        <w:trPr>
          <w:gridAfter w:val="1"/>
          <w:wAfter w:w="118" w:type="dxa"/>
          <w:cantSplit/>
        </w:trPr>
        <w:tc>
          <w:tcPr>
            <w:tcW w:w="115" w:type="dxa"/>
            <w:tcBorders>
              <w:top w:val="nil"/>
              <w:left w:val="single" w:sz="8" w:space="0" w:color="AFAFAF"/>
              <w:bottom w:val="nil"/>
              <w:right w:val="nil"/>
            </w:tcBorders>
          </w:tcPr>
          <w:p w14:paraId="096D2B5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C246A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C182A5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MAY BE OFF MONITOR [215583]</w:t>
            </w:r>
          </w:p>
        </w:tc>
        <w:tc>
          <w:tcPr>
            <w:tcW w:w="345" w:type="dxa"/>
            <w:gridSpan w:val="2"/>
            <w:tcBorders>
              <w:top w:val="single" w:sz="8" w:space="0" w:color="AFAFAF"/>
              <w:left w:val="nil"/>
              <w:bottom w:val="nil"/>
              <w:right w:val="nil"/>
            </w:tcBorders>
            <w:shd w:val="clear" w:color="auto" w:fill="FFFFFF"/>
          </w:tcPr>
          <w:p w14:paraId="261D2F4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5AF0A4B0" w14:textId="77777777">
              <w:tc>
                <w:tcPr>
                  <w:tcW w:w="2128" w:type="dxa"/>
                </w:tcPr>
                <w:p w14:paraId="48AAE72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5F724D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F03116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73BEF41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7FA7944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55B5FFB" w14:textId="77777777">
              <w:tc>
                <w:tcPr>
                  <w:tcW w:w="2128" w:type="dxa"/>
                </w:tcPr>
                <w:p w14:paraId="5CEACAA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366C626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7707A9B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7C068FF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22CE09D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610C28C9" w14:textId="77777777">
              <w:tc>
                <w:tcPr>
                  <w:tcW w:w="2128" w:type="dxa"/>
                  <w:tcBorders>
                    <w:top w:val="single" w:sz="8" w:space="0" w:color="AFAFAF"/>
                  </w:tcBorders>
                </w:tcPr>
                <w:p w14:paraId="2D7DFDD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5580234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FD5620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81DC8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990BF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20262DCF"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55D1D9E3" w14:textId="77777777">
                    <w:tc>
                      <w:tcPr>
                        <w:tcW w:w="212" w:type="dxa"/>
                      </w:tcPr>
                      <w:p w14:paraId="2A859A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628CFCF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6EA0B5D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66D449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8EDFB6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CD2530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BC7ADEC"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16681F1D"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337E4FFC"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0FCF561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6330F271" w14:textId="77777777">
              <w:tc>
                <w:tcPr>
                  <w:tcW w:w="2128" w:type="dxa"/>
                  <w:tcBorders>
                    <w:top w:val="single" w:sz="8" w:space="0" w:color="AFAFAF"/>
                  </w:tcBorders>
                </w:tcPr>
                <w:p w14:paraId="73B8314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7C47F4F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F8CB49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3F7F1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9FD3D99"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7D1CD6A"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53FCE62" w14:textId="77777777" w:rsidTr="00255875">
        <w:trPr>
          <w:gridAfter w:val="1"/>
          <w:wAfter w:w="118" w:type="dxa"/>
          <w:cantSplit/>
        </w:trPr>
        <w:tc>
          <w:tcPr>
            <w:tcW w:w="115" w:type="dxa"/>
            <w:tcBorders>
              <w:top w:val="nil"/>
              <w:left w:val="single" w:sz="8" w:space="0" w:color="AFAFAF"/>
              <w:bottom w:val="nil"/>
              <w:right w:val="nil"/>
            </w:tcBorders>
          </w:tcPr>
          <w:p w14:paraId="1406C33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627AC1E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A6DC75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ELECTROCARDIOGRAM, ROUTINE, W AT LEAST 12 LEADS, INTERP AND RPT [93000B]</w:t>
            </w:r>
          </w:p>
        </w:tc>
        <w:tc>
          <w:tcPr>
            <w:tcW w:w="345" w:type="dxa"/>
            <w:gridSpan w:val="2"/>
            <w:tcBorders>
              <w:top w:val="single" w:sz="8" w:space="0" w:color="AFAFAF"/>
              <w:left w:val="nil"/>
              <w:bottom w:val="nil"/>
              <w:right w:val="nil"/>
            </w:tcBorders>
            <w:shd w:val="clear" w:color="auto" w:fill="FFFFFF"/>
          </w:tcPr>
          <w:p w14:paraId="0084F0D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36491498" w14:textId="77777777">
              <w:tc>
                <w:tcPr>
                  <w:tcW w:w="2128" w:type="dxa"/>
                </w:tcPr>
                <w:p w14:paraId="0718C76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5CA62C4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6DFCB8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1344CA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511BE5B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A96D375" w14:textId="77777777">
              <w:tc>
                <w:tcPr>
                  <w:tcW w:w="2128" w:type="dxa"/>
                </w:tcPr>
                <w:p w14:paraId="2CA7E70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4055FEC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E1B39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3585922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045388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CB6859" w14:paraId="185CDDC5" w14:textId="77777777">
              <w:tc>
                <w:tcPr>
                  <w:tcW w:w="2128" w:type="dxa"/>
                  <w:tcBorders>
                    <w:top w:val="single" w:sz="8" w:space="0" w:color="AFAFAF"/>
                  </w:tcBorders>
                </w:tcPr>
                <w:p w14:paraId="673B1AB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17D28A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98CD19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4A51D95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10C852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[Tomorrow AM 0700]</w:t>
                  </w:r>
                </w:p>
              </w:tc>
            </w:tr>
            <w:tr w:rsidR="00CB6859" w14:paraId="541AE6AD" w14:textId="77777777">
              <w:tc>
                <w:tcPr>
                  <w:tcW w:w="2128" w:type="dxa"/>
                  <w:tcBorders>
                    <w:top w:val="single" w:sz="8" w:space="0" w:color="AFAFAF"/>
                  </w:tcBorders>
                </w:tcPr>
                <w:p w14:paraId="3DB495A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53DECFC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5D625D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37772F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881515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0807910" w14:textId="77777777">
              <w:tc>
                <w:tcPr>
                  <w:tcW w:w="2128" w:type="dxa"/>
                  <w:tcBorders>
                    <w:top w:val="single" w:sz="8" w:space="0" w:color="AFAFAF"/>
                  </w:tcBorders>
                </w:tcPr>
                <w:p w14:paraId="271053C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386B372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430046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124A09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53229F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DD250FA" w14:textId="77777777">
              <w:tc>
                <w:tcPr>
                  <w:tcW w:w="2128" w:type="dxa"/>
                  <w:tcBorders>
                    <w:top w:val="single" w:sz="8" w:space="0" w:color="AFAFAF"/>
                  </w:tcBorders>
                </w:tcPr>
                <w:p w14:paraId="3BB14B9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1BAD54C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399C1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CA298E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4D0EAF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4A6416AE"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23065776" w14:textId="77777777">
                    <w:tc>
                      <w:tcPr>
                        <w:tcW w:w="212" w:type="dxa"/>
                      </w:tcPr>
                      <w:p w14:paraId="08798BD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39F5BAA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455605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0211C6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14BEEF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91A64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4931622"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59C4DF2E"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70B2D6D4"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17E86B2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7CC6E4A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71D286E" w14:textId="77777777" w:rsidTr="00255875">
        <w:trPr>
          <w:gridAfter w:val="1"/>
          <w:wAfter w:w="118" w:type="dxa"/>
          <w:cantSplit/>
        </w:trPr>
        <w:tc>
          <w:tcPr>
            <w:tcW w:w="115" w:type="dxa"/>
            <w:tcBorders>
              <w:top w:val="nil"/>
              <w:left w:val="single" w:sz="8" w:space="0" w:color="AFAFAF"/>
              <w:bottom w:val="nil"/>
              <w:right w:val="nil"/>
            </w:tcBorders>
          </w:tcPr>
          <w:p w14:paraId="2BDD8A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6D1539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624E36B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6D959F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2004E6F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A7BE80E" w14:textId="77777777" w:rsidTr="00255875">
        <w:tc>
          <w:tcPr>
            <w:tcW w:w="115" w:type="dxa"/>
            <w:tcBorders>
              <w:top w:val="nil"/>
              <w:left w:val="single" w:sz="8" w:space="0" w:color="AFAFAF"/>
              <w:bottom w:val="nil"/>
              <w:right w:val="nil"/>
            </w:tcBorders>
          </w:tcPr>
          <w:p w14:paraId="34A50597"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39D42E9F"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1C0D6F84"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387B5918" w14:textId="77777777" w:rsidTr="00255875">
        <w:trPr>
          <w:gridAfter w:val="1"/>
          <w:wAfter w:w="118" w:type="dxa"/>
          <w:cantSplit/>
        </w:trPr>
        <w:tc>
          <w:tcPr>
            <w:tcW w:w="115" w:type="dxa"/>
            <w:tcBorders>
              <w:top w:val="nil"/>
              <w:left w:val="single" w:sz="8" w:space="0" w:color="AFAFAF"/>
              <w:bottom w:val="nil"/>
              <w:right w:val="nil"/>
            </w:tcBorders>
          </w:tcPr>
          <w:p w14:paraId="0E82376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34944DD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Oxygen Orders [136964]</w:t>
            </w:r>
          </w:p>
        </w:tc>
      </w:tr>
      <w:tr w:rsidR="00CB6859" w14:paraId="46BD1221" w14:textId="77777777" w:rsidTr="00255875">
        <w:tc>
          <w:tcPr>
            <w:tcW w:w="115" w:type="dxa"/>
            <w:tcBorders>
              <w:top w:val="nil"/>
              <w:left w:val="single" w:sz="8" w:space="0" w:color="AFAFAF"/>
              <w:bottom w:val="nil"/>
              <w:right w:val="nil"/>
            </w:tcBorders>
          </w:tcPr>
          <w:p w14:paraId="6F15D0B2"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32F43AD8"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5E8245CF"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06622DE4" w14:textId="77777777" w:rsidTr="00255875">
        <w:trPr>
          <w:cantSplit/>
        </w:trPr>
        <w:tc>
          <w:tcPr>
            <w:tcW w:w="115" w:type="dxa"/>
            <w:tcBorders>
              <w:top w:val="nil"/>
              <w:left w:val="single" w:sz="8" w:space="0" w:color="AFAFAF"/>
              <w:bottom w:val="nil"/>
              <w:right w:val="nil"/>
            </w:tcBorders>
          </w:tcPr>
          <w:p w14:paraId="5E6D667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26009A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004648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OXYGEN ORDERS [647442]</w:t>
            </w:r>
          </w:p>
        </w:tc>
        <w:tc>
          <w:tcPr>
            <w:tcW w:w="345" w:type="dxa"/>
            <w:tcBorders>
              <w:top w:val="single" w:sz="8" w:space="0" w:color="AFAFAF"/>
              <w:left w:val="nil"/>
              <w:bottom w:val="nil"/>
              <w:right w:val="nil"/>
            </w:tcBorders>
            <w:shd w:val="clear" w:color="auto" w:fill="FFFFFF"/>
          </w:tcPr>
          <w:p w14:paraId="234715C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791A70B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9CD95AA" w14:textId="77777777" w:rsidTr="00255875">
        <w:trPr>
          <w:gridAfter w:val="3"/>
          <w:wAfter w:w="580" w:type="dxa"/>
          <w:cantSplit/>
        </w:trPr>
        <w:tc>
          <w:tcPr>
            <w:tcW w:w="115" w:type="dxa"/>
            <w:tcBorders>
              <w:top w:val="nil"/>
              <w:left w:val="single" w:sz="8" w:space="0" w:color="AFAFAF"/>
              <w:bottom w:val="nil"/>
              <w:right w:val="nil"/>
            </w:tcBorders>
          </w:tcPr>
          <w:p w14:paraId="7F87336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00CC03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DB80CF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08D5B55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ADMINISTER OXYGEN BY CANNULA [249498]</w:t>
            </w:r>
          </w:p>
        </w:tc>
        <w:tc>
          <w:tcPr>
            <w:tcW w:w="345" w:type="dxa"/>
            <w:gridSpan w:val="2"/>
            <w:tcBorders>
              <w:top w:val="single" w:sz="8" w:space="0" w:color="AFAFAF"/>
              <w:left w:val="nil"/>
              <w:bottom w:val="nil"/>
              <w:right w:val="nil"/>
            </w:tcBorders>
            <w:shd w:val="clear" w:color="auto" w:fill="FFFFFF"/>
          </w:tcPr>
          <w:p w14:paraId="0999F77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69176B1E" w14:textId="77777777">
              <w:tc>
                <w:tcPr>
                  <w:tcW w:w="1962" w:type="dxa"/>
                </w:tcPr>
                <w:p w14:paraId="72B7B5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0CBFF3C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AF845D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619CA23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10933D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3640935" w14:textId="77777777">
              <w:tc>
                <w:tcPr>
                  <w:tcW w:w="1962" w:type="dxa"/>
                </w:tcPr>
                <w:p w14:paraId="427542D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27918C3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5BC11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6AE8584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E905D9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CB6859" w14:paraId="6B596871" w14:textId="77777777">
              <w:tc>
                <w:tcPr>
                  <w:tcW w:w="1962" w:type="dxa"/>
                  <w:tcBorders>
                    <w:top w:val="single" w:sz="8" w:space="0" w:color="AFAFAF"/>
                  </w:tcBorders>
                </w:tcPr>
                <w:p w14:paraId="1FC200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709A554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BC6DE7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w:t>
                  </w:r>
                </w:p>
              </w:tc>
              <w:tc>
                <w:tcPr>
                  <w:tcW w:w="245" w:type="dxa"/>
                  <w:tcBorders>
                    <w:top w:val="single" w:sz="8" w:space="0" w:color="AFAFAF"/>
                  </w:tcBorders>
                </w:tcPr>
                <w:p w14:paraId="475121F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E90FD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[TID]   [QID]</w:t>
                  </w:r>
                </w:p>
              </w:tc>
            </w:tr>
            <w:tr w:rsidR="00CB6859" w14:paraId="136EC6EC" w14:textId="77777777">
              <w:tc>
                <w:tcPr>
                  <w:tcW w:w="1962" w:type="dxa"/>
                  <w:tcBorders>
                    <w:top w:val="single" w:sz="8" w:space="0" w:color="AFAFAF"/>
                  </w:tcBorders>
                </w:tcPr>
                <w:p w14:paraId="6008B48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49038F0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89267B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Cautious, step-wise increase in O2 delivery in patients with COPD, sleep apnea, obesity hypoventilation syndrome. Titrate O2 starting at 2L/min, keep saturation greater than 92%</w:t>
                  </w:r>
                </w:p>
              </w:tc>
              <w:tc>
                <w:tcPr>
                  <w:tcW w:w="245" w:type="dxa"/>
                  <w:tcBorders>
                    <w:top w:val="single" w:sz="8" w:space="0" w:color="AFAFAF"/>
                  </w:tcBorders>
                </w:tcPr>
                <w:p w14:paraId="13A1BA7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E7B18A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41FFC54" w14:textId="77777777">
              <w:tc>
                <w:tcPr>
                  <w:tcW w:w="1962" w:type="dxa"/>
                  <w:tcBorders>
                    <w:top w:val="single" w:sz="8" w:space="0" w:color="AFAFAF"/>
                  </w:tcBorders>
                </w:tcPr>
                <w:p w14:paraId="1BD1FAF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6194B3A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0BD388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62D8C1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C646FC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BB5A9DD" w14:textId="77777777">
              <w:tc>
                <w:tcPr>
                  <w:tcW w:w="1962" w:type="dxa"/>
                  <w:tcBorders>
                    <w:top w:val="single" w:sz="8" w:space="0" w:color="AFAFAF"/>
                  </w:tcBorders>
                </w:tcPr>
                <w:p w14:paraId="3A200BC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7A71261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1CF14C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05DCB3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94A1F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7D9A1946"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1CDF6EEB" w14:textId="77777777">
                    <w:tc>
                      <w:tcPr>
                        <w:tcW w:w="196" w:type="dxa"/>
                      </w:tcPr>
                      <w:p w14:paraId="03428D2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2B2DF36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42AEF63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D27F1A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06E2F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E1171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E40F306"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0CB7F63D"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086E3976"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079F194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1BC89A2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2F55FBB" w14:textId="77777777" w:rsidTr="00255875">
        <w:trPr>
          <w:gridAfter w:val="3"/>
          <w:wAfter w:w="580" w:type="dxa"/>
          <w:cantSplit/>
        </w:trPr>
        <w:tc>
          <w:tcPr>
            <w:tcW w:w="115" w:type="dxa"/>
            <w:tcBorders>
              <w:top w:val="nil"/>
              <w:left w:val="single" w:sz="8" w:space="0" w:color="AFAFAF"/>
              <w:bottom w:val="nil"/>
              <w:right w:val="nil"/>
            </w:tcBorders>
          </w:tcPr>
          <w:p w14:paraId="5EF385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3F42671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17963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8F67AC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ADMINISTER OXYGEN BY MASK [249499]</w:t>
            </w:r>
          </w:p>
        </w:tc>
        <w:tc>
          <w:tcPr>
            <w:tcW w:w="345" w:type="dxa"/>
            <w:gridSpan w:val="2"/>
            <w:tcBorders>
              <w:top w:val="single" w:sz="8" w:space="0" w:color="AFAFAF"/>
              <w:left w:val="nil"/>
              <w:bottom w:val="nil"/>
              <w:right w:val="nil"/>
            </w:tcBorders>
            <w:shd w:val="clear" w:color="auto" w:fill="FFFFFF"/>
          </w:tcPr>
          <w:p w14:paraId="02D0ECE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4041044A" w14:textId="77777777">
              <w:tc>
                <w:tcPr>
                  <w:tcW w:w="1962" w:type="dxa"/>
                </w:tcPr>
                <w:p w14:paraId="241D0DC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09A60CB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242CAA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7646FE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0325127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D69188D" w14:textId="77777777">
              <w:tc>
                <w:tcPr>
                  <w:tcW w:w="1962" w:type="dxa"/>
                </w:tcPr>
                <w:p w14:paraId="194E6E2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70E525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1DFCDA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21E131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72EE73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CB6859" w14:paraId="39FD7B7E" w14:textId="77777777">
              <w:tc>
                <w:tcPr>
                  <w:tcW w:w="1962" w:type="dxa"/>
                  <w:tcBorders>
                    <w:top w:val="single" w:sz="8" w:space="0" w:color="AFAFAF"/>
                  </w:tcBorders>
                </w:tcPr>
                <w:p w14:paraId="03DF9E7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34CEC20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AF7348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w:t>
                  </w:r>
                </w:p>
              </w:tc>
              <w:tc>
                <w:tcPr>
                  <w:tcW w:w="245" w:type="dxa"/>
                  <w:tcBorders>
                    <w:top w:val="single" w:sz="8" w:space="0" w:color="AFAFAF"/>
                  </w:tcBorders>
                </w:tcPr>
                <w:p w14:paraId="78A6132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63994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[TID]   [QID]</w:t>
                  </w:r>
                </w:p>
              </w:tc>
            </w:tr>
            <w:tr w:rsidR="00CB6859" w14:paraId="132A377F" w14:textId="77777777">
              <w:tc>
                <w:tcPr>
                  <w:tcW w:w="1962" w:type="dxa"/>
                  <w:tcBorders>
                    <w:top w:val="single" w:sz="8" w:space="0" w:color="AFAFAF"/>
                  </w:tcBorders>
                </w:tcPr>
                <w:p w14:paraId="4C77641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1B47C5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B822EA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Cautious, step-wise increase in O2 delivery in patients with COPD, sleep apnea, obesity hypoventilation syndrome. Titrate O2 starting at 2L/min, keep saturation greater than 92%</w:t>
                  </w:r>
                </w:p>
              </w:tc>
              <w:tc>
                <w:tcPr>
                  <w:tcW w:w="245" w:type="dxa"/>
                  <w:tcBorders>
                    <w:top w:val="single" w:sz="8" w:space="0" w:color="AFAFAF"/>
                  </w:tcBorders>
                </w:tcPr>
                <w:p w14:paraId="3C44B7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32E52C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2DAB071" w14:textId="77777777">
              <w:tc>
                <w:tcPr>
                  <w:tcW w:w="1962" w:type="dxa"/>
                  <w:tcBorders>
                    <w:top w:val="single" w:sz="8" w:space="0" w:color="AFAFAF"/>
                  </w:tcBorders>
                </w:tcPr>
                <w:p w14:paraId="559FB42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6ACE9AF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31C30C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B871D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995CCB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9DB2781" w14:textId="77777777">
              <w:tc>
                <w:tcPr>
                  <w:tcW w:w="1962" w:type="dxa"/>
                  <w:tcBorders>
                    <w:top w:val="single" w:sz="8" w:space="0" w:color="AFAFAF"/>
                  </w:tcBorders>
                </w:tcPr>
                <w:p w14:paraId="6AAFA8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6FDF50D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52C75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5B15BC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01B7E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7854230E"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6DBEFC4E" w14:textId="77777777">
                    <w:tc>
                      <w:tcPr>
                        <w:tcW w:w="196" w:type="dxa"/>
                      </w:tcPr>
                      <w:p w14:paraId="578754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7DCE487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52E23EE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C9547B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5EE139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972AAA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F0A7D5F"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00788D24"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2BCB59A6"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333AF84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4ED1D56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DCDC928" w14:textId="77777777" w:rsidTr="00255875">
        <w:trPr>
          <w:gridAfter w:val="3"/>
          <w:wAfter w:w="580" w:type="dxa"/>
          <w:cantSplit/>
        </w:trPr>
        <w:tc>
          <w:tcPr>
            <w:tcW w:w="115" w:type="dxa"/>
            <w:tcBorders>
              <w:top w:val="nil"/>
              <w:left w:val="single" w:sz="8" w:space="0" w:color="AFAFAF"/>
              <w:bottom w:val="nil"/>
              <w:right w:val="nil"/>
            </w:tcBorders>
          </w:tcPr>
          <w:p w14:paraId="7A667E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490CC7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0A5CEA1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98C542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ADMINISTER OXYGEN BY HIGH FLOW / NRB / HOOD / VENTI / TENT, RT [232126]</w:t>
            </w:r>
          </w:p>
        </w:tc>
        <w:tc>
          <w:tcPr>
            <w:tcW w:w="345" w:type="dxa"/>
            <w:gridSpan w:val="2"/>
            <w:tcBorders>
              <w:top w:val="single" w:sz="8" w:space="0" w:color="AFAFAF"/>
              <w:left w:val="nil"/>
              <w:bottom w:val="nil"/>
              <w:right w:val="nil"/>
            </w:tcBorders>
            <w:shd w:val="clear" w:color="auto" w:fill="FFFFFF"/>
          </w:tcPr>
          <w:p w14:paraId="0785756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0953F11E" w14:textId="77777777">
              <w:tc>
                <w:tcPr>
                  <w:tcW w:w="1962" w:type="dxa"/>
                </w:tcPr>
                <w:p w14:paraId="25F58EF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587B5DF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0FCFE5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3597EE8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20A587B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5DF42335" w14:textId="77777777">
              <w:tc>
                <w:tcPr>
                  <w:tcW w:w="1962" w:type="dxa"/>
                </w:tcPr>
                <w:p w14:paraId="7455AE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1614D4A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82E9DE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6F6D5AB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513E4BF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CB6859" w14:paraId="255DC0AD" w14:textId="77777777">
              <w:tc>
                <w:tcPr>
                  <w:tcW w:w="1962" w:type="dxa"/>
                  <w:tcBorders>
                    <w:top w:val="single" w:sz="8" w:space="0" w:color="AFAFAF"/>
                  </w:tcBorders>
                </w:tcPr>
                <w:p w14:paraId="79F78D1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28ED316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E8C37B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w:t>
                  </w:r>
                </w:p>
              </w:tc>
              <w:tc>
                <w:tcPr>
                  <w:tcW w:w="245" w:type="dxa"/>
                  <w:tcBorders>
                    <w:top w:val="single" w:sz="8" w:space="0" w:color="AFAFAF"/>
                  </w:tcBorders>
                </w:tcPr>
                <w:p w14:paraId="544273B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45F41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[q4H]   [BID]   [TID]   [QID]   [Once]   [Continuous]</w:t>
                  </w:r>
                </w:p>
              </w:tc>
            </w:tr>
            <w:tr w:rsidR="00CB6859" w14:paraId="05FF9F3C" w14:textId="77777777">
              <w:tc>
                <w:tcPr>
                  <w:tcW w:w="1962" w:type="dxa"/>
                  <w:tcBorders>
                    <w:top w:val="single" w:sz="8" w:space="0" w:color="AFAFAF"/>
                  </w:tcBorders>
                </w:tcPr>
                <w:p w14:paraId="18B56A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Titrate O2 to keep saturation at or above:</w:t>
                  </w:r>
                </w:p>
              </w:tc>
              <w:tc>
                <w:tcPr>
                  <w:tcW w:w="245" w:type="dxa"/>
                  <w:tcBorders>
                    <w:top w:val="single" w:sz="8" w:space="0" w:color="AFAFAF"/>
                  </w:tcBorders>
                </w:tcPr>
                <w:p w14:paraId="02C9CF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33C89F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92%</w:t>
                  </w:r>
                </w:p>
              </w:tc>
              <w:tc>
                <w:tcPr>
                  <w:tcW w:w="245" w:type="dxa"/>
                  <w:tcBorders>
                    <w:top w:val="single" w:sz="8" w:space="0" w:color="AFAFAF"/>
                  </w:tcBorders>
                </w:tcPr>
                <w:p w14:paraId="1485313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4BD876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0C56DAC" w14:textId="77777777">
              <w:tc>
                <w:tcPr>
                  <w:tcW w:w="1962" w:type="dxa"/>
                  <w:tcBorders>
                    <w:top w:val="single" w:sz="8" w:space="0" w:color="AFAFAF"/>
                  </w:tcBorders>
                </w:tcPr>
                <w:p w14:paraId="3A8C721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390216D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033870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3CF1B1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B4F002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6A1BB1FB"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5B29F69B" w14:textId="77777777">
                    <w:tc>
                      <w:tcPr>
                        <w:tcW w:w="196" w:type="dxa"/>
                      </w:tcPr>
                      <w:p w14:paraId="410D3E6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34206E0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73E6800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CC9B58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146C09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255FBC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7A9B6C0"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64D49DF8"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4BBD121A"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2F6C559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13FA7EC9" w14:textId="77777777">
              <w:tc>
                <w:tcPr>
                  <w:tcW w:w="1962" w:type="dxa"/>
                  <w:tcBorders>
                    <w:top w:val="single" w:sz="8" w:space="0" w:color="AFAFAF"/>
                  </w:tcBorders>
                </w:tcPr>
                <w:p w14:paraId="4387D24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Mode:</w:t>
                  </w:r>
                </w:p>
              </w:tc>
              <w:tc>
                <w:tcPr>
                  <w:tcW w:w="245" w:type="dxa"/>
                  <w:tcBorders>
                    <w:top w:val="single" w:sz="8" w:space="0" w:color="AFAFAF"/>
                  </w:tcBorders>
                </w:tcPr>
                <w:p w14:paraId="4C9A134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DE27AC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48E463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12999B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44A7E63" w14:textId="77777777">
              <w:tc>
                <w:tcPr>
                  <w:tcW w:w="1962" w:type="dxa"/>
                  <w:tcBorders>
                    <w:top w:val="single" w:sz="8" w:space="0" w:color="AFAFAF"/>
                  </w:tcBorders>
                </w:tcPr>
                <w:p w14:paraId="0BDEAA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Starting Liters/min:</w:t>
                  </w:r>
                </w:p>
              </w:tc>
              <w:tc>
                <w:tcPr>
                  <w:tcW w:w="245" w:type="dxa"/>
                  <w:tcBorders>
                    <w:top w:val="single" w:sz="8" w:space="0" w:color="AFAFAF"/>
                  </w:tcBorders>
                </w:tcPr>
                <w:p w14:paraId="7833734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8DAA9C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7B05E0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413525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95D3762" w14:textId="77777777">
              <w:tc>
                <w:tcPr>
                  <w:tcW w:w="1962" w:type="dxa"/>
                  <w:tcBorders>
                    <w:top w:val="single" w:sz="8" w:space="0" w:color="AFAFAF"/>
                  </w:tcBorders>
                </w:tcPr>
                <w:p w14:paraId="18DF91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Starting mL/min:</w:t>
                  </w:r>
                </w:p>
              </w:tc>
              <w:tc>
                <w:tcPr>
                  <w:tcW w:w="245" w:type="dxa"/>
                  <w:tcBorders>
                    <w:top w:val="single" w:sz="8" w:space="0" w:color="AFAFAF"/>
                  </w:tcBorders>
                </w:tcPr>
                <w:p w14:paraId="53D6220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8E4EF7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1C4730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87E1E4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859A781" w14:textId="77777777">
              <w:tc>
                <w:tcPr>
                  <w:tcW w:w="1962" w:type="dxa"/>
                  <w:tcBorders>
                    <w:top w:val="single" w:sz="8" w:space="0" w:color="AFAFAF"/>
                  </w:tcBorders>
                </w:tcPr>
                <w:p w14:paraId="782262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Starting FiO2:</w:t>
                  </w:r>
                </w:p>
              </w:tc>
              <w:tc>
                <w:tcPr>
                  <w:tcW w:w="245" w:type="dxa"/>
                  <w:tcBorders>
                    <w:top w:val="single" w:sz="8" w:space="0" w:color="AFAFAF"/>
                  </w:tcBorders>
                </w:tcPr>
                <w:p w14:paraId="5A1850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1C51AD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1A42C9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25029A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AA22718" w14:textId="77777777">
              <w:tc>
                <w:tcPr>
                  <w:tcW w:w="1962" w:type="dxa"/>
                  <w:tcBorders>
                    <w:top w:val="single" w:sz="8" w:space="0" w:color="AFAFAF"/>
                  </w:tcBorders>
                </w:tcPr>
                <w:p w14:paraId="027BEB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6707D84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30149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Cautious, step-wise increase in O2 delivery in patients with COPD, sleep apnea, obesity hypoventilation syndrome. Titrate O2 starting at 2L/min, keep saturation greater than 92%</w:t>
                  </w:r>
                </w:p>
              </w:tc>
              <w:tc>
                <w:tcPr>
                  <w:tcW w:w="245" w:type="dxa"/>
                  <w:tcBorders>
                    <w:top w:val="single" w:sz="8" w:space="0" w:color="AFAFAF"/>
                  </w:tcBorders>
                </w:tcPr>
                <w:p w14:paraId="536CBFC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E07570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614906F" w14:textId="77777777">
              <w:tc>
                <w:tcPr>
                  <w:tcW w:w="1962" w:type="dxa"/>
                  <w:tcBorders>
                    <w:top w:val="single" w:sz="8" w:space="0" w:color="AFAFAF"/>
                  </w:tcBorders>
                </w:tcPr>
                <w:p w14:paraId="49C29A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499F0E9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5FECE2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B389E1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614C69E"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0DF5E7E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C6E6705" w14:textId="77777777" w:rsidTr="00255875">
        <w:trPr>
          <w:gridAfter w:val="3"/>
          <w:wAfter w:w="580" w:type="dxa"/>
          <w:cantSplit/>
        </w:trPr>
        <w:tc>
          <w:tcPr>
            <w:tcW w:w="115" w:type="dxa"/>
            <w:tcBorders>
              <w:top w:val="nil"/>
              <w:left w:val="single" w:sz="8" w:space="0" w:color="AFAFAF"/>
              <w:bottom w:val="nil"/>
              <w:right w:val="nil"/>
            </w:tcBorders>
          </w:tcPr>
          <w:p w14:paraId="4AAAC7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14AB5D5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0D2879B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4D25A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BPAP VENTILATION [207086]</w:t>
            </w:r>
          </w:p>
        </w:tc>
        <w:tc>
          <w:tcPr>
            <w:tcW w:w="345" w:type="dxa"/>
            <w:gridSpan w:val="2"/>
            <w:tcBorders>
              <w:top w:val="single" w:sz="8" w:space="0" w:color="AFAFAF"/>
              <w:left w:val="nil"/>
              <w:bottom w:val="nil"/>
              <w:right w:val="nil"/>
            </w:tcBorders>
            <w:shd w:val="clear" w:color="auto" w:fill="FFFFFF"/>
          </w:tcPr>
          <w:p w14:paraId="74EC146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60B68A5B" w14:textId="77777777">
              <w:tc>
                <w:tcPr>
                  <w:tcW w:w="1962" w:type="dxa"/>
                </w:tcPr>
                <w:p w14:paraId="1FD7908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2BD1690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BB742C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6088C0B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955840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09DC99C4" w14:textId="77777777">
              <w:tc>
                <w:tcPr>
                  <w:tcW w:w="1962" w:type="dxa"/>
                </w:tcPr>
                <w:p w14:paraId="55E6BD7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0FFF7A7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709E0D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3103D8D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BA1D10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CB6859" w14:paraId="4463A64C" w14:textId="77777777">
              <w:tc>
                <w:tcPr>
                  <w:tcW w:w="1962" w:type="dxa"/>
                  <w:tcBorders>
                    <w:top w:val="single" w:sz="8" w:space="0" w:color="AFAFAF"/>
                  </w:tcBorders>
                </w:tcPr>
                <w:p w14:paraId="6F03ABD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7AE588A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2B7D48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w:t>
                  </w:r>
                </w:p>
              </w:tc>
              <w:tc>
                <w:tcPr>
                  <w:tcW w:w="245" w:type="dxa"/>
                  <w:tcBorders>
                    <w:top w:val="single" w:sz="8" w:space="0" w:color="AFAFAF"/>
                  </w:tcBorders>
                </w:tcPr>
                <w:p w14:paraId="7160BD2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74606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[qHS]</w:t>
                  </w:r>
                </w:p>
              </w:tc>
            </w:tr>
            <w:tr w:rsidR="00CB6859" w14:paraId="27AAE253" w14:textId="77777777">
              <w:tc>
                <w:tcPr>
                  <w:tcW w:w="1962" w:type="dxa"/>
                  <w:tcBorders>
                    <w:top w:val="single" w:sz="8" w:space="0" w:color="AFAFAF"/>
                  </w:tcBorders>
                </w:tcPr>
                <w:p w14:paraId="3DEF8F9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2A63A55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BCAB12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9FB080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E6EB1E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1B876A88"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11914886" w14:textId="77777777">
                    <w:tc>
                      <w:tcPr>
                        <w:tcW w:w="196" w:type="dxa"/>
                      </w:tcPr>
                      <w:p w14:paraId="61B95F0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1F80217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0D97F2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9329CB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5B2CF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7C8A1D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6F62E51"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0D5BB8AA"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12C80011"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1DB7496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0712BF1D" w14:textId="77777777">
              <w:tc>
                <w:tcPr>
                  <w:tcW w:w="1962" w:type="dxa"/>
                  <w:tcBorders>
                    <w:top w:val="single" w:sz="8" w:space="0" w:color="AFAFAF"/>
                  </w:tcBorders>
                </w:tcPr>
                <w:p w14:paraId="350E97C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0BE1AC3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B98D50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Cautious, step-wise increase in O2 delivery in patients with COPD, sleep apnea, obesity hypoventilation syndrome. Titrate O2 starting at 2L/min, keep saturation greater than 92%</w:t>
                  </w:r>
                </w:p>
              </w:tc>
              <w:tc>
                <w:tcPr>
                  <w:tcW w:w="245" w:type="dxa"/>
                  <w:tcBorders>
                    <w:top w:val="single" w:sz="8" w:space="0" w:color="AFAFAF"/>
                  </w:tcBorders>
                </w:tcPr>
                <w:p w14:paraId="613080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CBC83A3"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753A662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F86CB50" w14:textId="77777777" w:rsidTr="00255875">
        <w:trPr>
          <w:gridAfter w:val="3"/>
          <w:wAfter w:w="580" w:type="dxa"/>
          <w:cantSplit/>
        </w:trPr>
        <w:tc>
          <w:tcPr>
            <w:tcW w:w="115" w:type="dxa"/>
            <w:tcBorders>
              <w:top w:val="nil"/>
              <w:left w:val="single" w:sz="8" w:space="0" w:color="AFAFAF"/>
              <w:bottom w:val="nil"/>
              <w:right w:val="nil"/>
            </w:tcBorders>
          </w:tcPr>
          <w:p w14:paraId="12731E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6557C6B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36FDF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5E217D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NOTIFY PHYSICIAN IF ANY OF THE FOLLOWING ARE PRESENT [210844]</w:t>
            </w:r>
          </w:p>
        </w:tc>
        <w:tc>
          <w:tcPr>
            <w:tcW w:w="345" w:type="dxa"/>
            <w:gridSpan w:val="2"/>
            <w:tcBorders>
              <w:top w:val="single" w:sz="8" w:space="0" w:color="AFAFAF"/>
              <w:left w:val="nil"/>
              <w:bottom w:val="nil"/>
              <w:right w:val="nil"/>
            </w:tcBorders>
            <w:shd w:val="clear" w:color="auto" w:fill="FFFFFF"/>
          </w:tcPr>
          <w:p w14:paraId="6DB8BD4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146F9092" w14:textId="77777777">
              <w:tc>
                <w:tcPr>
                  <w:tcW w:w="1962" w:type="dxa"/>
                </w:tcPr>
                <w:p w14:paraId="634380B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2FAE315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8A6D0C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42A4792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3AC78CC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745F53D" w14:textId="77777777">
              <w:tc>
                <w:tcPr>
                  <w:tcW w:w="1962" w:type="dxa"/>
                </w:tcPr>
                <w:p w14:paraId="1709FD5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7547E2D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61D5565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45" w:type="dxa"/>
                </w:tcPr>
                <w:p w14:paraId="505D85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2ECF71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CB6859" w14:paraId="3E4A46E1" w14:textId="77777777">
              <w:tc>
                <w:tcPr>
                  <w:tcW w:w="1962" w:type="dxa"/>
                  <w:tcBorders>
                    <w:top w:val="single" w:sz="8" w:space="0" w:color="AFAFAF"/>
                  </w:tcBorders>
                </w:tcPr>
                <w:p w14:paraId="01DE0C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3E893DC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213FA8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COMMENTS</w:t>
                  </w:r>
                </w:p>
              </w:tc>
              <w:tc>
                <w:tcPr>
                  <w:tcW w:w="245" w:type="dxa"/>
                  <w:tcBorders>
                    <w:top w:val="single" w:sz="8" w:space="0" w:color="AFAFAF"/>
                  </w:tcBorders>
                </w:tcPr>
                <w:p w14:paraId="437EC17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0D1DE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[TID]   [QShift]   [AS NEEDED (NURSING)]   [daily]   [BID]   [q2H]   [q6H]   [QID]</w:t>
                  </w:r>
                </w:p>
              </w:tc>
            </w:tr>
            <w:tr w:rsidR="00CB6859" w14:paraId="5C0F3639" w14:textId="77777777">
              <w:tc>
                <w:tcPr>
                  <w:tcW w:w="1962" w:type="dxa"/>
                  <w:tcBorders>
                    <w:top w:val="single" w:sz="8" w:space="0" w:color="AFAFAF"/>
                  </w:tcBorders>
                </w:tcPr>
                <w:p w14:paraId="428DF8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5B95ADD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83A15B4" w14:textId="77777777" w:rsidR="00CB6859" w:rsidRDefault="00BC6AE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Respiratory rate greater than 30 or less than 8,</w:t>
                  </w:r>
                </w:p>
                <w:p w14:paraId="075F47A7" w14:textId="77777777" w:rsidR="00CB6859" w:rsidRDefault="00BC6AE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Respiratory distress,</w:t>
                  </w:r>
                </w:p>
                <w:p w14:paraId="6D4C7A0D" w14:textId="77777777" w:rsidR="00CB6859" w:rsidRDefault="00BC6AE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Patient requires greater than 6 L/min or FiO2 above 50% to keep O2 saturation above 92%,</w:t>
                  </w:r>
                </w:p>
                <w:p w14:paraId="29F341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End-tidal CO2 is greater than 50. Change in intensity of chest pain.</w:t>
                  </w:r>
                </w:p>
              </w:tc>
              <w:tc>
                <w:tcPr>
                  <w:tcW w:w="245" w:type="dxa"/>
                  <w:tcBorders>
                    <w:top w:val="single" w:sz="8" w:space="0" w:color="AFAFAF"/>
                  </w:tcBorders>
                </w:tcPr>
                <w:p w14:paraId="741B304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2171F0E"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193DD28" w14:textId="77777777">
              <w:tc>
                <w:tcPr>
                  <w:tcW w:w="1962" w:type="dxa"/>
                  <w:tcBorders>
                    <w:top w:val="single" w:sz="8" w:space="0" w:color="AFAFAF"/>
                  </w:tcBorders>
                </w:tcPr>
                <w:p w14:paraId="4EA016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6E82848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022B20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E150DA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8B9F90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7C4A056" w14:textId="77777777">
              <w:tc>
                <w:tcPr>
                  <w:tcW w:w="1962" w:type="dxa"/>
                  <w:tcBorders>
                    <w:top w:val="single" w:sz="8" w:space="0" w:color="AFAFAF"/>
                  </w:tcBorders>
                </w:tcPr>
                <w:p w14:paraId="3098304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598111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78733B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8D772C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C5C30A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25C8A486"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5363F4D4" w14:textId="77777777">
                    <w:tc>
                      <w:tcPr>
                        <w:tcW w:w="196" w:type="dxa"/>
                      </w:tcPr>
                      <w:p w14:paraId="3D47D95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086986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CB44AD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BA92F6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48BFC2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954279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C7F04F9"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3FEEA4BD"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4132D029"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5568852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1D5C787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4884ED6" w14:textId="77777777" w:rsidTr="00255875">
        <w:trPr>
          <w:gridAfter w:val="1"/>
          <w:wAfter w:w="118" w:type="dxa"/>
          <w:cantSplit/>
        </w:trPr>
        <w:tc>
          <w:tcPr>
            <w:tcW w:w="115" w:type="dxa"/>
            <w:tcBorders>
              <w:top w:val="nil"/>
              <w:left w:val="single" w:sz="8" w:space="0" w:color="AFAFAF"/>
              <w:bottom w:val="nil"/>
              <w:right w:val="nil"/>
            </w:tcBorders>
          </w:tcPr>
          <w:p w14:paraId="7132CAF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44A0B51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45084C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EXPIRED GAS ANALYSIS, END TIDAL CO2 [94681D]</w:t>
            </w:r>
          </w:p>
        </w:tc>
        <w:tc>
          <w:tcPr>
            <w:tcW w:w="345" w:type="dxa"/>
            <w:gridSpan w:val="2"/>
            <w:tcBorders>
              <w:top w:val="single" w:sz="8" w:space="0" w:color="AFAFAF"/>
              <w:left w:val="nil"/>
              <w:bottom w:val="nil"/>
              <w:right w:val="nil"/>
            </w:tcBorders>
            <w:shd w:val="clear" w:color="auto" w:fill="FFFFFF"/>
          </w:tcPr>
          <w:p w14:paraId="0002BA7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3C6E4BFB" w14:textId="77777777">
              <w:tc>
                <w:tcPr>
                  <w:tcW w:w="2128" w:type="dxa"/>
                </w:tcPr>
                <w:p w14:paraId="03B6FC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1E06913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7CFCF1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EC0B71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23CAAB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A2043BB" w14:textId="77777777">
              <w:tc>
                <w:tcPr>
                  <w:tcW w:w="2128" w:type="dxa"/>
                </w:tcPr>
                <w:p w14:paraId="6E65AE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4DEB22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50985C4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0019C5D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77C7E16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CB6859" w14:paraId="162AA9EA" w14:textId="77777777">
              <w:tc>
                <w:tcPr>
                  <w:tcW w:w="2128" w:type="dxa"/>
                  <w:tcBorders>
                    <w:top w:val="single" w:sz="8" w:space="0" w:color="AFAFAF"/>
                  </w:tcBorders>
                </w:tcPr>
                <w:p w14:paraId="52D32D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0A84ABA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EB971E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4B5324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FA55E9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[q4H]   [BID]   [TID]   [QID]   [Once]   [Continuous]</w:t>
                  </w:r>
                </w:p>
              </w:tc>
            </w:tr>
            <w:tr w:rsidR="00CB6859" w14:paraId="70056C5E" w14:textId="77777777">
              <w:tc>
                <w:tcPr>
                  <w:tcW w:w="2128" w:type="dxa"/>
                  <w:tcBorders>
                    <w:top w:val="single" w:sz="8" w:space="0" w:color="AFAFAF"/>
                  </w:tcBorders>
                </w:tcPr>
                <w:p w14:paraId="7DC52E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1093033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2EDF80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E50986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4F3976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CB6859" w14:paraId="1C4162ED"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275E48AD" w14:textId="77777777">
                    <w:tc>
                      <w:tcPr>
                        <w:tcW w:w="212" w:type="dxa"/>
                      </w:tcPr>
                      <w:p w14:paraId="1B1B335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7D8D0D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6716DD4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334C59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A8DEE6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200B6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055AEA6"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6219F589"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18ED83CE"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6AE6330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3B8710FA" w14:textId="77777777">
              <w:tc>
                <w:tcPr>
                  <w:tcW w:w="2128" w:type="dxa"/>
                  <w:tcBorders>
                    <w:top w:val="single" w:sz="8" w:space="0" w:color="AFAFAF"/>
                  </w:tcBorders>
                </w:tcPr>
                <w:p w14:paraId="137CD27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36A344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08896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314EDE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4F7A523"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7A30875"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21ED41B" w14:textId="77777777" w:rsidTr="00255875">
        <w:trPr>
          <w:gridAfter w:val="1"/>
          <w:wAfter w:w="118" w:type="dxa"/>
          <w:cantSplit/>
        </w:trPr>
        <w:tc>
          <w:tcPr>
            <w:tcW w:w="115" w:type="dxa"/>
            <w:tcBorders>
              <w:top w:val="nil"/>
              <w:left w:val="single" w:sz="8" w:space="0" w:color="AFAFAF"/>
              <w:bottom w:val="nil"/>
              <w:right w:val="nil"/>
            </w:tcBorders>
          </w:tcPr>
          <w:p w14:paraId="0C455BE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5BE2B56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23563B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3E34E2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0DE916D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3642D4D" w14:textId="77777777" w:rsidTr="00255875">
        <w:tc>
          <w:tcPr>
            <w:tcW w:w="115" w:type="dxa"/>
            <w:tcBorders>
              <w:top w:val="nil"/>
              <w:left w:val="single" w:sz="8" w:space="0" w:color="AFAFAF"/>
              <w:bottom w:val="nil"/>
              <w:right w:val="nil"/>
            </w:tcBorders>
          </w:tcPr>
          <w:p w14:paraId="33BBF603"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4CD9A1A3"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541ACE2B" w14:textId="77777777" w:rsidR="00CB6859" w:rsidRDefault="00BC6AE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CB6859" w14:paraId="66A192F1" w14:textId="77777777" w:rsidTr="00255875">
        <w:trPr>
          <w:gridAfter w:val="1"/>
          <w:wAfter w:w="118" w:type="dxa"/>
          <w:cantSplit/>
        </w:trPr>
        <w:tc>
          <w:tcPr>
            <w:tcW w:w="115" w:type="dxa"/>
            <w:tcBorders>
              <w:top w:val="nil"/>
              <w:left w:val="single" w:sz="8" w:space="0" w:color="AFAFAF"/>
              <w:bottom w:val="nil"/>
              <w:right w:val="nil"/>
            </w:tcBorders>
          </w:tcPr>
          <w:p w14:paraId="552AA91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60A64B3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Lab [18797]</w:t>
            </w:r>
          </w:p>
        </w:tc>
      </w:tr>
      <w:tr w:rsidR="00CB6859" w14:paraId="1C270FF0" w14:textId="77777777" w:rsidTr="00255875">
        <w:tc>
          <w:tcPr>
            <w:tcW w:w="115" w:type="dxa"/>
            <w:tcBorders>
              <w:top w:val="nil"/>
              <w:left w:val="single" w:sz="8" w:space="0" w:color="AFAFAF"/>
              <w:bottom w:val="nil"/>
              <w:right w:val="nil"/>
            </w:tcBorders>
          </w:tcPr>
          <w:p w14:paraId="5F8F0655"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0CF2E278"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5CE6C52C" w14:textId="77777777" w:rsidR="00CB6859" w:rsidRDefault="00BC6AE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CB6859" w14:paraId="6947DED4" w14:textId="77777777" w:rsidTr="00255875">
        <w:trPr>
          <w:gridAfter w:val="1"/>
          <w:wAfter w:w="118" w:type="dxa"/>
          <w:cantSplit/>
        </w:trPr>
        <w:tc>
          <w:tcPr>
            <w:tcW w:w="115" w:type="dxa"/>
            <w:tcBorders>
              <w:top w:val="nil"/>
              <w:left w:val="single" w:sz="8" w:space="0" w:color="AFAFAF"/>
              <w:bottom w:val="nil"/>
              <w:right w:val="nil"/>
            </w:tcBorders>
          </w:tcPr>
          <w:p w14:paraId="219B33B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A1AEE6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638F53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CBC W DIFFERENTIAL, AUTO [85025B]</w:t>
            </w:r>
          </w:p>
        </w:tc>
        <w:tc>
          <w:tcPr>
            <w:tcW w:w="345" w:type="dxa"/>
            <w:gridSpan w:val="2"/>
            <w:tcBorders>
              <w:top w:val="single" w:sz="8" w:space="0" w:color="AFAFAF"/>
              <w:left w:val="nil"/>
              <w:bottom w:val="nil"/>
              <w:right w:val="nil"/>
            </w:tcBorders>
            <w:shd w:val="clear" w:color="auto" w:fill="FFFFFF"/>
          </w:tcPr>
          <w:p w14:paraId="6223BB8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3EB39474" w14:textId="77777777">
              <w:tc>
                <w:tcPr>
                  <w:tcW w:w="2128" w:type="dxa"/>
                </w:tcPr>
                <w:p w14:paraId="0FDE42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5CBC19E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739BB4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3CD1A9B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5269C4E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480FE28" w14:textId="77777777">
              <w:tc>
                <w:tcPr>
                  <w:tcW w:w="2128" w:type="dxa"/>
                </w:tcPr>
                <w:p w14:paraId="0A530B5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2EE7FE3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150FB75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16F8F25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77527B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188E0BDB" w14:textId="77777777">
              <w:tc>
                <w:tcPr>
                  <w:tcW w:w="2128" w:type="dxa"/>
                  <w:tcBorders>
                    <w:top w:val="single" w:sz="8" w:space="0" w:color="AFAFAF"/>
                  </w:tcBorders>
                </w:tcPr>
                <w:p w14:paraId="33A30F3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118C4E4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EA4FA8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A2CC28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22E62B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0A2A9FF" w14:textId="77777777">
              <w:tc>
                <w:tcPr>
                  <w:tcW w:w="2128" w:type="dxa"/>
                  <w:tcBorders>
                    <w:top w:val="single" w:sz="8" w:space="0" w:color="AFAFAF"/>
                  </w:tcBorders>
                </w:tcPr>
                <w:p w14:paraId="1C69905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18D289B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FFAB30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2FB239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342B18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[q4H]   [Today]   [PRN]   [qAM]   [Tom AM]   [q other AM]</w:t>
                  </w:r>
                </w:p>
              </w:tc>
            </w:tr>
            <w:tr w:rsidR="00CB6859" w14:paraId="397FDB6D" w14:textId="77777777">
              <w:tc>
                <w:tcPr>
                  <w:tcW w:w="2128" w:type="dxa"/>
                  <w:tcBorders>
                    <w:top w:val="single" w:sz="8" w:space="0" w:color="AFAFAF"/>
                  </w:tcBorders>
                </w:tcPr>
                <w:p w14:paraId="4B60567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49E1908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D729CE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66" w:type="dxa"/>
                  <w:tcBorders>
                    <w:top w:val="single" w:sz="8" w:space="0" w:color="AFAFAF"/>
                  </w:tcBorders>
                </w:tcPr>
                <w:p w14:paraId="60FB230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D7C02B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38745439" w14:textId="77777777">
              <w:tc>
                <w:tcPr>
                  <w:tcW w:w="2128" w:type="dxa"/>
                  <w:tcBorders>
                    <w:top w:val="single" w:sz="8" w:space="0" w:color="AFAFAF"/>
                  </w:tcBorders>
                </w:tcPr>
                <w:p w14:paraId="7911B4F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375970A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D43A4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66" w:type="dxa"/>
                  <w:tcBorders>
                    <w:top w:val="single" w:sz="8" w:space="0" w:color="AFAFAF"/>
                  </w:tcBorders>
                </w:tcPr>
                <w:p w14:paraId="270DFA3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E45D7C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0D7EE74D" w14:textId="77777777">
              <w:tc>
                <w:tcPr>
                  <w:tcW w:w="2128" w:type="dxa"/>
                  <w:tcBorders>
                    <w:top w:val="single" w:sz="8" w:space="0" w:color="AFAFAF"/>
                  </w:tcBorders>
                </w:tcPr>
                <w:p w14:paraId="61CFE18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7F0AE0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F5A9D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248B35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A15482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56B343A3"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00F80663" w14:textId="77777777">
                    <w:tc>
                      <w:tcPr>
                        <w:tcW w:w="212" w:type="dxa"/>
                      </w:tcPr>
                      <w:p w14:paraId="587C3F9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31A0CD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4619AC8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1FB8E9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A9AA9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A53276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31BFE5A"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33F98B4D"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0761E331"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5155769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1C63AFFD" w14:textId="77777777">
              <w:tc>
                <w:tcPr>
                  <w:tcW w:w="2128" w:type="dxa"/>
                  <w:tcBorders>
                    <w:top w:val="single" w:sz="8" w:space="0" w:color="AFAFAF"/>
                  </w:tcBorders>
                </w:tcPr>
                <w:p w14:paraId="3636BA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6CA45F5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8EAFE1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A22EF6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9473907"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747A92E" w14:textId="77777777">
              <w:tc>
                <w:tcPr>
                  <w:tcW w:w="2128" w:type="dxa"/>
                  <w:tcBorders>
                    <w:top w:val="single" w:sz="8" w:space="0" w:color="AFAFAF"/>
                  </w:tcBorders>
                </w:tcPr>
                <w:p w14:paraId="37634CB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7782A6C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A43FC4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D31F24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02785E0"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73323C8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B963729" w14:textId="77777777" w:rsidTr="00255875">
        <w:trPr>
          <w:cantSplit/>
        </w:trPr>
        <w:tc>
          <w:tcPr>
            <w:tcW w:w="115" w:type="dxa"/>
            <w:tcBorders>
              <w:top w:val="nil"/>
              <w:left w:val="single" w:sz="8" w:space="0" w:color="AFAFAF"/>
              <w:bottom w:val="nil"/>
              <w:right w:val="nil"/>
            </w:tcBorders>
          </w:tcPr>
          <w:p w14:paraId="053C4D4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tcPr>
          <w:p w14:paraId="756C48B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8" w:type="dxa"/>
            <w:gridSpan w:val="6"/>
            <w:tcBorders>
              <w:top w:val="single" w:sz="8" w:space="0" w:color="AFAFAF"/>
              <w:left w:val="nil"/>
              <w:bottom w:val="nil"/>
              <w:right w:val="nil"/>
            </w:tcBorders>
            <w:shd w:val="clear" w:color="auto" w:fill="FFFFFF"/>
          </w:tcPr>
          <w:p w14:paraId="562F9F9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ED CHEM 7 [351375]</w:t>
            </w:r>
          </w:p>
        </w:tc>
        <w:tc>
          <w:tcPr>
            <w:tcW w:w="345" w:type="dxa"/>
            <w:tcBorders>
              <w:top w:val="single" w:sz="8" w:space="0" w:color="AFAFAF"/>
              <w:left w:val="nil"/>
              <w:bottom w:val="nil"/>
              <w:right w:val="nil"/>
            </w:tcBorders>
            <w:shd w:val="clear" w:color="auto" w:fill="FFFFFF"/>
          </w:tcPr>
          <w:p w14:paraId="7C09C2A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5649" w:type="dxa"/>
            <w:gridSpan w:val="4"/>
            <w:tcBorders>
              <w:top w:val="single" w:sz="8" w:space="0" w:color="AFAFAF"/>
              <w:left w:val="nil"/>
              <w:bottom w:val="nil"/>
              <w:right w:val="nil"/>
            </w:tcBorders>
            <w:shd w:val="clear" w:color="auto" w:fill="FFFFFF"/>
          </w:tcPr>
          <w:p w14:paraId="1D7DBBB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7EA9B5C0" w14:textId="77777777" w:rsidTr="00255875">
        <w:trPr>
          <w:gridAfter w:val="3"/>
          <w:wAfter w:w="580" w:type="dxa"/>
          <w:cantSplit/>
        </w:trPr>
        <w:tc>
          <w:tcPr>
            <w:tcW w:w="115" w:type="dxa"/>
            <w:tcBorders>
              <w:top w:val="nil"/>
              <w:left w:val="single" w:sz="8" w:space="0" w:color="AFAFAF"/>
              <w:bottom w:val="nil"/>
              <w:right w:val="nil"/>
            </w:tcBorders>
          </w:tcPr>
          <w:p w14:paraId="4CCF13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3F1DE74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93E662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9E204C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ELECTROLYTE PANEL (NA, K, CL, CO2, ANION GAP) [80051P]</w:t>
            </w:r>
          </w:p>
        </w:tc>
        <w:tc>
          <w:tcPr>
            <w:tcW w:w="345" w:type="dxa"/>
            <w:gridSpan w:val="2"/>
            <w:tcBorders>
              <w:top w:val="single" w:sz="8" w:space="0" w:color="AFAFAF"/>
              <w:left w:val="nil"/>
              <w:bottom w:val="nil"/>
              <w:right w:val="nil"/>
            </w:tcBorders>
            <w:shd w:val="clear" w:color="auto" w:fill="FFFFFF"/>
          </w:tcPr>
          <w:p w14:paraId="1EDEA7C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2C006322" w14:textId="77777777">
              <w:tc>
                <w:tcPr>
                  <w:tcW w:w="1962" w:type="dxa"/>
                </w:tcPr>
                <w:p w14:paraId="5ED65FF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612B8FA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5F337B4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50CF25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CB9B92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69626A93" w14:textId="77777777">
              <w:tc>
                <w:tcPr>
                  <w:tcW w:w="1962" w:type="dxa"/>
                </w:tcPr>
                <w:p w14:paraId="25E7ED1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4D7F47B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6F053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6CC65C1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10C825E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372FAF4A" w14:textId="77777777">
              <w:tc>
                <w:tcPr>
                  <w:tcW w:w="1962" w:type="dxa"/>
                  <w:tcBorders>
                    <w:top w:val="single" w:sz="8" w:space="0" w:color="AFAFAF"/>
                  </w:tcBorders>
                </w:tcPr>
                <w:p w14:paraId="7F9F85E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25E1F75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8D9C2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4F489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44E340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D5F83AF" w14:textId="77777777">
              <w:tc>
                <w:tcPr>
                  <w:tcW w:w="1962" w:type="dxa"/>
                  <w:tcBorders>
                    <w:top w:val="single" w:sz="8" w:space="0" w:color="AFAFAF"/>
                  </w:tcBorders>
                </w:tcPr>
                <w:p w14:paraId="3B6478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86375C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AAADAF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45" w:type="dxa"/>
                  <w:tcBorders>
                    <w:top w:val="single" w:sz="8" w:space="0" w:color="AFAFAF"/>
                  </w:tcBorders>
                </w:tcPr>
                <w:p w14:paraId="479F16F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D41B8E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CB6859" w14:paraId="387E3DB6" w14:textId="77777777">
              <w:tc>
                <w:tcPr>
                  <w:tcW w:w="1962" w:type="dxa"/>
                  <w:tcBorders>
                    <w:top w:val="single" w:sz="8" w:space="0" w:color="AFAFAF"/>
                  </w:tcBorders>
                </w:tcPr>
                <w:p w14:paraId="744B9D8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13E70C6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1D477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6EE83C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E6735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25993CFD" w14:textId="77777777">
              <w:tc>
                <w:tcPr>
                  <w:tcW w:w="1962" w:type="dxa"/>
                  <w:tcBorders>
                    <w:top w:val="single" w:sz="8" w:space="0" w:color="AFAFAF"/>
                  </w:tcBorders>
                </w:tcPr>
                <w:p w14:paraId="5E1240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7D469F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94FCC6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25604A0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A04CF7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1AD6265A" w14:textId="77777777">
              <w:tc>
                <w:tcPr>
                  <w:tcW w:w="1962" w:type="dxa"/>
                  <w:tcBorders>
                    <w:top w:val="single" w:sz="8" w:space="0" w:color="AFAFAF"/>
                  </w:tcBorders>
                </w:tcPr>
                <w:p w14:paraId="02C587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6EEC58A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C11AAA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CCCAB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2CAD83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3F936DED"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78AC820E" w14:textId="77777777">
                    <w:tc>
                      <w:tcPr>
                        <w:tcW w:w="196" w:type="dxa"/>
                      </w:tcPr>
                      <w:p w14:paraId="248A192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60F3811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0D065B7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7EF617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57AAA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DDAD22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EBCC756"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4B37E550"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3A651B4F"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53D5791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448B2257" w14:textId="77777777">
              <w:tc>
                <w:tcPr>
                  <w:tcW w:w="1962" w:type="dxa"/>
                  <w:tcBorders>
                    <w:top w:val="single" w:sz="8" w:space="0" w:color="AFAFAF"/>
                  </w:tcBorders>
                </w:tcPr>
                <w:p w14:paraId="15ECFFA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401797D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4299A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B1DE5C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5060F71"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8E52CD7" w14:textId="77777777">
              <w:tc>
                <w:tcPr>
                  <w:tcW w:w="1962" w:type="dxa"/>
                  <w:tcBorders>
                    <w:top w:val="single" w:sz="8" w:space="0" w:color="AFAFAF"/>
                  </w:tcBorders>
                </w:tcPr>
                <w:p w14:paraId="28B137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31AEDA2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BF4B1E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55A0F0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AFEB7FD"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AF61C5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85E7257" w14:textId="77777777" w:rsidTr="00255875">
        <w:trPr>
          <w:gridAfter w:val="3"/>
          <w:wAfter w:w="580" w:type="dxa"/>
          <w:cantSplit/>
        </w:trPr>
        <w:tc>
          <w:tcPr>
            <w:tcW w:w="115" w:type="dxa"/>
            <w:tcBorders>
              <w:top w:val="nil"/>
              <w:left w:val="single" w:sz="8" w:space="0" w:color="AFAFAF"/>
              <w:bottom w:val="nil"/>
              <w:right w:val="nil"/>
            </w:tcBorders>
          </w:tcPr>
          <w:p w14:paraId="4FAE95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30" w:type="dxa"/>
            <w:tcBorders>
              <w:top w:val="nil"/>
              <w:left w:val="single" w:sz="8" w:space="0" w:color="AFAFAF"/>
              <w:bottom w:val="nil"/>
              <w:right w:val="nil"/>
            </w:tcBorders>
          </w:tcPr>
          <w:p w14:paraId="779878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F4349C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4371CE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BUN [84520M]</w:t>
            </w:r>
          </w:p>
        </w:tc>
        <w:tc>
          <w:tcPr>
            <w:tcW w:w="345" w:type="dxa"/>
            <w:gridSpan w:val="2"/>
            <w:tcBorders>
              <w:top w:val="single" w:sz="8" w:space="0" w:color="AFAFAF"/>
              <w:left w:val="nil"/>
              <w:bottom w:val="nil"/>
              <w:right w:val="nil"/>
            </w:tcBorders>
            <w:shd w:val="clear" w:color="auto" w:fill="FFFFFF"/>
          </w:tcPr>
          <w:p w14:paraId="000CE13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40B0D176" w14:textId="77777777">
              <w:tc>
                <w:tcPr>
                  <w:tcW w:w="1962" w:type="dxa"/>
                </w:tcPr>
                <w:p w14:paraId="0928E27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0084766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4C005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05A0590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384976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51A4DE8" w14:textId="77777777">
              <w:tc>
                <w:tcPr>
                  <w:tcW w:w="1962" w:type="dxa"/>
                </w:tcPr>
                <w:p w14:paraId="5A6078B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42036D4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1883249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7A20783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AB1E13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27A6BA90" w14:textId="77777777">
              <w:tc>
                <w:tcPr>
                  <w:tcW w:w="1962" w:type="dxa"/>
                  <w:tcBorders>
                    <w:top w:val="single" w:sz="8" w:space="0" w:color="AFAFAF"/>
                  </w:tcBorders>
                </w:tcPr>
                <w:p w14:paraId="7D2B7CF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08661F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0C2BB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99DF04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B18F61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0ED7853" w14:textId="77777777">
              <w:tc>
                <w:tcPr>
                  <w:tcW w:w="1962" w:type="dxa"/>
                  <w:tcBorders>
                    <w:top w:val="single" w:sz="8" w:space="0" w:color="AFAFAF"/>
                  </w:tcBorders>
                </w:tcPr>
                <w:p w14:paraId="424FDBB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0CADA8B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D2D6FA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45" w:type="dxa"/>
                  <w:tcBorders>
                    <w:top w:val="single" w:sz="8" w:space="0" w:color="AFAFAF"/>
                  </w:tcBorders>
                </w:tcPr>
                <w:p w14:paraId="532071D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EBB425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CB6859" w14:paraId="5BBC10E9" w14:textId="77777777">
              <w:tc>
                <w:tcPr>
                  <w:tcW w:w="1962" w:type="dxa"/>
                  <w:tcBorders>
                    <w:top w:val="single" w:sz="8" w:space="0" w:color="AFAFAF"/>
                  </w:tcBorders>
                </w:tcPr>
                <w:p w14:paraId="012DC4C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53E2916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5F031F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5AB8F1F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426B36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21586C66" w14:textId="77777777">
              <w:tc>
                <w:tcPr>
                  <w:tcW w:w="1962" w:type="dxa"/>
                  <w:tcBorders>
                    <w:top w:val="single" w:sz="8" w:space="0" w:color="AFAFAF"/>
                  </w:tcBorders>
                </w:tcPr>
                <w:p w14:paraId="58E1AC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64B060B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D7A1CB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30ABD3E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AEDD6D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08543963" w14:textId="77777777">
              <w:tc>
                <w:tcPr>
                  <w:tcW w:w="1962" w:type="dxa"/>
                  <w:tcBorders>
                    <w:top w:val="single" w:sz="8" w:space="0" w:color="AFAFAF"/>
                  </w:tcBorders>
                </w:tcPr>
                <w:p w14:paraId="58433A8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262A27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A3D82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4CC0BB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2EAE4B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58888EA5"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5C8A6AD1" w14:textId="77777777">
                    <w:tc>
                      <w:tcPr>
                        <w:tcW w:w="196" w:type="dxa"/>
                      </w:tcPr>
                      <w:p w14:paraId="222A51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4C8D1C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4530CB1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BEAF74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01E6B0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9FC3F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D24F8FE"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1E710244"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7070A3F2"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2C4E726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0958EDF2" w14:textId="77777777">
              <w:tc>
                <w:tcPr>
                  <w:tcW w:w="1962" w:type="dxa"/>
                  <w:tcBorders>
                    <w:top w:val="single" w:sz="8" w:space="0" w:color="AFAFAF"/>
                  </w:tcBorders>
                </w:tcPr>
                <w:p w14:paraId="09D541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5551258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51A9D9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91C7E0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51A9F2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3686EAE" w14:textId="77777777">
              <w:tc>
                <w:tcPr>
                  <w:tcW w:w="1962" w:type="dxa"/>
                  <w:tcBorders>
                    <w:top w:val="single" w:sz="8" w:space="0" w:color="AFAFAF"/>
                  </w:tcBorders>
                </w:tcPr>
                <w:p w14:paraId="33AD0E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111880F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418BBE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3ED78E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84392EC"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86AE84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6E5F259" w14:textId="77777777" w:rsidTr="00255875">
        <w:trPr>
          <w:gridAfter w:val="3"/>
          <w:wAfter w:w="580" w:type="dxa"/>
          <w:cantSplit/>
        </w:trPr>
        <w:tc>
          <w:tcPr>
            <w:tcW w:w="115" w:type="dxa"/>
            <w:tcBorders>
              <w:top w:val="nil"/>
              <w:left w:val="single" w:sz="8" w:space="0" w:color="AFAFAF"/>
              <w:bottom w:val="nil"/>
              <w:right w:val="nil"/>
            </w:tcBorders>
          </w:tcPr>
          <w:p w14:paraId="0A555F6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083AC10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10CCB2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2D9FF7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CREATININE [82565C]</w:t>
            </w:r>
          </w:p>
        </w:tc>
        <w:tc>
          <w:tcPr>
            <w:tcW w:w="345" w:type="dxa"/>
            <w:gridSpan w:val="2"/>
            <w:tcBorders>
              <w:top w:val="single" w:sz="8" w:space="0" w:color="AFAFAF"/>
              <w:left w:val="nil"/>
              <w:bottom w:val="nil"/>
              <w:right w:val="nil"/>
            </w:tcBorders>
            <w:shd w:val="clear" w:color="auto" w:fill="FFFFFF"/>
          </w:tcPr>
          <w:p w14:paraId="302B4F5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02A362DF" w14:textId="77777777">
              <w:tc>
                <w:tcPr>
                  <w:tcW w:w="1962" w:type="dxa"/>
                </w:tcPr>
                <w:p w14:paraId="088F192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74C53D5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4DCE3D3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C0E68D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FDA3E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7806E166" w14:textId="77777777">
              <w:tc>
                <w:tcPr>
                  <w:tcW w:w="1962" w:type="dxa"/>
                </w:tcPr>
                <w:p w14:paraId="5114A7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206422B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3C940E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16EC37E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7F298CA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7F93E3F3" w14:textId="77777777">
              <w:tc>
                <w:tcPr>
                  <w:tcW w:w="1962" w:type="dxa"/>
                  <w:tcBorders>
                    <w:top w:val="single" w:sz="8" w:space="0" w:color="AFAFAF"/>
                  </w:tcBorders>
                </w:tcPr>
                <w:p w14:paraId="3B01FF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56AE6F9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CFD029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15A822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83EE2E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C0304DF" w14:textId="77777777">
              <w:tc>
                <w:tcPr>
                  <w:tcW w:w="1962" w:type="dxa"/>
                  <w:tcBorders>
                    <w:top w:val="single" w:sz="8" w:space="0" w:color="AFAFAF"/>
                  </w:tcBorders>
                </w:tcPr>
                <w:p w14:paraId="679CE34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08C7FA5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ADB32B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45" w:type="dxa"/>
                  <w:tcBorders>
                    <w:top w:val="single" w:sz="8" w:space="0" w:color="AFAFAF"/>
                  </w:tcBorders>
                </w:tcPr>
                <w:p w14:paraId="4634A9C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D61623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CB6859" w14:paraId="405A80AC" w14:textId="77777777">
              <w:tc>
                <w:tcPr>
                  <w:tcW w:w="1962" w:type="dxa"/>
                  <w:tcBorders>
                    <w:top w:val="single" w:sz="8" w:space="0" w:color="AFAFAF"/>
                  </w:tcBorders>
                </w:tcPr>
                <w:p w14:paraId="2ADEADC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3BBCE80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91D6A3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5880C9D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FCC6C1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015215E8" w14:textId="77777777">
              <w:tc>
                <w:tcPr>
                  <w:tcW w:w="1962" w:type="dxa"/>
                  <w:tcBorders>
                    <w:top w:val="single" w:sz="8" w:space="0" w:color="AFAFAF"/>
                  </w:tcBorders>
                </w:tcPr>
                <w:p w14:paraId="6B071EA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0B30A4A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42A1B7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3E6BD0C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934955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162DCA44" w14:textId="77777777">
              <w:tc>
                <w:tcPr>
                  <w:tcW w:w="1962" w:type="dxa"/>
                  <w:tcBorders>
                    <w:top w:val="single" w:sz="8" w:space="0" w:color="AFAFAF"/>
                  </w:tcBorders>
                </w:tcPr>
                <w:p w14:paraId="451F1CF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55A694E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2AB6C8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56F9EF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631F91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0C4AE432"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2748FA43" w14:textId="77777777">
                    <w:tc>
                      <w:tcPr>
                        <w:tcW w:w="196" w:type="dxa"/>
                      </w:tcPr>
                      <w:p w14:paraId="75B53D2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44F933E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5B5B1E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676FBC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DA4F93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CF9DEF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8EA984B"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6AE15FDE"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6327B3B1"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05258A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2641B0CC" w14:textId="77777777">
              <w:tc>
                <w:tcPr>
                  <w:tcW w:w="1962" w:type="dxa"/>
                  <w:tcBorders>
                    <w:top w:val="single" w:sz="8" w:space="0" w:color="AFAFAF"/>
                  </w:tcBorders>
                </w:tcPr>
                <w:p w14:paraId="3021001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7D0D7FD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9ED72B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55748D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093842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1D3F4D5" w14:textId="77777777">
              <w:tc>
                <w:tcPr>
                  <w:tcW w:w="1962" w:type="dxa"/>
                  <w:tcBorders>
                    <w:top w:val="single" w:sz="8" w:space="0" w:color="AFAFAF"/>
                  </w:tcBorders>
                </w:tcPr>
                <w:p w14:paraId="412859C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4408EEB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5BA26D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170C97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EEDBF63"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B646E3D"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D871D2C" w14:textId="77777777" w:rsidTr="00255875">
        <w:trPr>
          <w:gridAfter w:val="3"/>
          <w:wAfter w:w="580" w:type="dxa"/>
          <w:cantSplit/>
        </w:trPr>
        <w:tc>
          <w:tcPr>
            <w:tcW w:w="115" w:type="dxa"/>
            <w:tcBorders>
              <w:top w:val="nil"/>
              <w:left w:val="single" w:sz="8" w:space="0" w:color="AFAFAF"/>
              <w:bottom w:val="nil"/>
              <w:right w:val="nil"/>
            </w:tcBorders>
          </w:tcPr>
          <w:p w14:paraId="1E8F388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30" w:type="dxa"/>
            <w:tcBorders>
              <w:top w:val="nil"/>
              <w:left w:val="single" w:sz="8" w:space="0" w:color="AFAFAF"/>
              <w:bottom w:val="nil"/>
              <w:right w:val="nil"/>
            </w:tcBorders>
          </w:tcPr>
          <w:p w14:paraId="7778074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2BC1B2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56A00B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GLUCOSE [82947A]</w:t>
            </w:r>
          </w:p>
        </w:tc>
        <w:tc>
          <w:tcPr>
            <w:tcW w:w="345" w:type="dxa"/>
            <w:gridSpan w:val="2"/>
            <w:tcBorders>
              <w:top w:val="single" w:sz="8" w:space="0" w:color="AFAFAF"/>
              <w:left w:val="nil"/>
              <w:bottom w:val="nil"/>
              <w:right w:val="nil"/>
            </w:tcBorders>
            <w:shd w:val="clear" w:color="auto" w:fill="FFFFFF"/>
          </w:tcPr>
          <w:p w14:paraId="1EAAD8C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179" w:type="dxa"/>
            <w:gridSpan w:val="3"/>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CB6859" w14:paraId="53ADB408" w14:textId="77777777">
              <w:tc>
                <w:tcPr>
                  <w:tcW w:w="1962" w:type="dxa"/>
                </w:tcPr>
                <w:p w14:paraId="1B4C2C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Pr>
                <w:p w14:paraId="5458F58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73CF279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6D2F6C0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4F50392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16D1563A" w14:textId="77777777">
              <w:tc>
                <w:tcPr>
                  <w:tcW w:w="1962" w:type="dxa"/>
                </w:tcPr>
                <w:p w14:paraId="49E084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45461F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Pr>
                <w:p w14:paraId="2E21DF1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64780CA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Pr>
                <w:p w14:paraId="6C8A75A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7D11E94D" w14:textId="77777777">
              <w:tc>
                <w:tcPr>
                  <w:tcW w:w="1962" w:type="dxa"/>
                  <w:tcBorders>
                    <w:top w:val="single" w:sz="8" w:space="0" w:color="AFAFAF"/>
                  </w:tcBorders>
                </w:tcPr>
                <w:p w14:paraId="77E5A39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3FC1E4B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C70534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C372B2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B801E2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CA9BF65" w14:textId="77777777">
              <w:tc>
                <w:tcPr>
                  <w:tcW w:w="1962" w:type="dxa"/>
                  <w:tcBorders>
                    <w:top w:val="single" w:sz="8" w:space="0" w:color="AFAFAF"/>
                  </w:tcBorders>
                </w:tcPr>
                <w:p w14:paraId="33302A1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59CB2BE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25F8F8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45" w:type="dxa"/>
                  <w:tcBorders>
                    <w:top w:val="single" w:sz="8" w:space="0" w:color="AFAFAF"/>
                  </w:tcBorders>
                </w:tcPr>
                <w:p w14:paraId="07116B9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259088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CB6859" w14:paraId="3AE679E5" w14:textId="77777777">
              <w:tc>
                <w:tcPr>
                  <w:tcW w:w="1962" w:type="dxa"/>
                  <w:tcBorders>
                    <w:top w:val="single" w:sz="8" w:space="0" w:color="AFAFAF"/>
                  </w:tcBorders>
                </w:tcPr>
                <w:p w14:paraId="47206C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41DDC0A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333CA2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45" w:type="dxa"/>
                  <w:tcBorders>
                    <w:top w:val="single" w:sz="8" w:space="0" w:color="AFAFAF"/>
                  </w:tcBorders>
                </w:tcPr>
                <w:p w14:paraId="24DE7EE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6B723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72D764EC" w14:textId="77777777">
              <w:tc>
                <w:tcPr>
                  <w:tcW w:w="1962" w:type="dxa"/>
                  <w:tcBorders>
                    <w:top w:val="single" w:sz="8" w:space="0" w:color="AFAFAF"/>
                  </w:tcBorders>
                </w:tcPr>
                <w:p w14:paraId="36DF260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29C29A3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9A3B26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45" w:type="dxa"/>
                  <w:tcBorders>
                    <w:top w:val="single" w:sz="8" w:space="0" w:color="AFAFAF"/>
                  </w:tcBorders>
                </w:tcPr>
                <w:p w14:paraId="08002B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9A3FAC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0C8BAD22" w14:textId="77777777">
              <w:tc>
                <w:tcPr>
                  <w:tcW w:w="1962" w:type="dxa"/>
                  <w:tcBorders>
                    <w:top w:val="single" w:sz="8" w:space="0" w:color="AFAFAF"/>
                  </w:tcBorders>
                </w:tcPr>
                <w:p w14:paraId="4C47B56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76064F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B37592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564088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9A726E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4FC5B117"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CB6859" w14:paraId="0415FB5C" w14:textId="77777777">
                    <w:tc>
                      <w:tcPr>
                        <w:tcW w:w="196" w:type="dxa"/>
                      </w:tcPr>
                      <w:p w14:paraId="657D9C9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65" w:type="dxa"/>
                      </w:tcPr>
                      <w:p w14:paraId="1EECF8E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5A589D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49CA13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7E07D9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A3DCFF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05FD142"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46EB8FFE"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55FFD3E5"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5270E31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176A5AD4" w14:textId="77777777">
              <w:tc>
                <w:tcPr>
                  <w:tcW w:w="1962" w:type="dxa"/>
                  <w:tcBorders>
                    <w:top w:val="single" w:sz="8" w:space="0" w:color="AFAFAF"/>
                  </w:tcBorders>
                </w:tcPr>
                <w:p w14:paraId="6E27AC3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030703F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F30CF5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E8FDD1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021454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232809C" w14:textId="77777777">
              <w:tc>
                <w:tcPr>
                  <w:tcW w:w="1962" w:type="dxa"/>
                  <w:tcBorders>
                    <w:top w:val="single" w:sz="8" w:space="0" w:color="AFAFAF"/>
                  </w:tcBorders>
                </w:tcPr>
                <w:p w14:paraId="662B41C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487FB9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FCBC30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70577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7CB02AD"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767CD1B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F2ADB92" w14:textId="77777777" w:rsidTr="00255875">
        <w:trPr>
          <w:gridAfter w:val="1"/>
          <w:wAfter w:w="118" w:type="dxa"/>
          <w:cantSplit/>
        </w:trPr>
        <w:tc>
          <w:tcPr>
            <w:tcW w:w="115" w:type="dxa"/>
            <w:tcBorders>
              <w:top w:val="nil"/>
              <w:left w:val="single" w:sz="8" w:space="0" w:color="AFAFAF"/>
              <w:bottom w:val="nil"/>
              <w:right w:val="nil"/>
            </w:tcBorders>
          </w:tcPr>
          <w:p w14:paraId="3376EE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74B5570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6BD8150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ELECTROLYTE PANEL (NA, K, CL, CO2, ANION GAP) [80051P]</w:t>
            </w:r>
          </w:p>
        </w:tc>
        <w:tc>
          <w:tcPr>
            <w:tcW w:w="345" w:type="dxa"/>
            <w:gridSpan w:val="2"/>
            <w:tcBorders>
              <w:top w:val="single" w:sz="8" w:space="0" w:color="AFAFAF"/>
              <w:left w:val="nil"/>
              <w:bottom w:val="nil"/>
              <w:right w:val="nil"/>
            </w:tcBorders>
            <w:shd w:val="clear" w:color="auto" w:fill="FFFFFF"/>
          </w:tcPr>
          <w:p w14:paraId="5BABD95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2E904CB3" w14:textId="77777777">
              <w:tc>
                <w:tcPr>
                  <w:tcW w:w="2128" w:type="dxa"/>
                </w:tcPr>
                <w:p w14:paraId="6ABE3ED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1F7E971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5676983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1EBAF19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04D305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20A0CD6A" w14:textId="77777777">
              <w:tc>
                <w:tcPr>
                  <w:tcW w:w="2128" w:type="dxa"/>
                </w:tcPr>
                <w:p w14:paraId="70DB407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26454CC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BA0559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60FFC0F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4E9AB86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1474449E" w14:textId="77777777">
              <w:tc>
                <w:tcPr>
                  <w:tcW w:w="2128" w:type="dxa"/>
                  <w:tcBorders>
                    <w:top w:val="single" w:sz="8" w:space="0" w:color="AFAFAF"/>
                  </w:tcBorders>
                </w:tcPr>
                <w:p w14:paraId="53F523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7E5A880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221DEF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8749DC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CD4A2B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4DC96DF" w14:textId="77777777">
              <w:tc>
                <w:tcPr>
                  <w:tcW w:w="2128" w:type="dxa"/>
                  <w:tcBorders>
                    <w:top w:val="single" w:sz="8" w:space="0" w:color="AFAFAF"/>
                  </w:tcBorders>
                </w:tcPr>
                <w:p w14:paraId="4B7922F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013F0EB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B25143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08848A1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FB2AE7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CB6859" w14:paraId="77B6D5EF" w14:textId="77777777">
              <w:tc>
                <w:tcPr>
                  <w:tcW w:w="2128" w:type="dxa"/>
                  <w:tcBorders>
                    <w:top w:val="single" w:sz="8" w:space="0" w:color="AFAFAF"/>
                  </w:tcBorders>
                </w:tcPr>
                <w:p w14:paraId="7D94E25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53BB408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1A836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66" w:type="dxa"/>
                  <w:tcBorders>
                    <w:top w:val="single" w:sz="8" w:space="0" w:color="AFAFAF"/>
                  </w:tcBorders>
                </w:tcPr>
                <w:p w14:paraId="3D36AEC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5DB436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65B5444D" w14:textId="77777777">
              <w:tc>
                <w:tcPr>
                  <w:tcW w:w="2128" w:type="dxa"/>
                  <w:tcBorders>
                    <w:top w:val="single" w:sz="8" w:space="0" w:color="AFAFAF"/>
                  </w:tcBorders>
                </w:tcPr>
                <w:p w14:paraId="3C3A1F2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1CC9A8E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F60A2C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66" w:type="dxa"/>
                  <w:tcBorders>
                    <w:top w:val="single" w:sz="8" w:space="0" w:color="AFAFAF"/>
                  </w:tcBorders>
                </w:tcPr>
                <w:p w14:paraId="3952248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F5046B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72620794" w14:textId="77777777">
              <w:tc>
                <w:tcPr>
                  <w:tcW w:w="2128" w:type="dxa"/>
                  <w:tcBorders>
                    <w:top w:val="single" w:sz="8" w:space="0" w:color="AFAFAF"/>
                  </w:tcBorders>
                </w:tcPr>
                <w:p w14:paraId="760A20C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7D9948B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C87723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3358AC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81B178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588AB301"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59D9A081" w14:textId="77777777">
                    <w:tc>
                      <w:tcPr>
                        <w:tcW w:w="212" w:type="dxa"/>
                      </w:tcPr>
                      <w:p w14:paraId="35C9B6C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167677A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0CEF56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4D053D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72E6D0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B1A59C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CF3CB4A"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1FCAAA1B"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3CEC8794"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591A145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13BA125C" w14:textId="77777777">
              <w:tc>
                <w:tcPr>
                  <w:tcW w:w="2128" w:type="dxa"/>
                  <w:tcBorders>
                    <w:top w:val="single" w:sz="8" w:space="0" w:color="AFAFAF"/>
                  </w:tcBorders>
                </w:tcPr>
                <w:p w14:paraId="5C021B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57D4E54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D6D35B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1B3055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BE10CE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0012339" w14:textId="77777777">
              <w:tc>
                <w:tcPr>
                  <w:tcW w:w="2128" w:type="dxa"/>
                  <w:tcBorders>
                    <w:top w:val="single" w:sz="8" w:space="0" w:color="AFAFAF"/>
                  </w:tcBorders>
                </w:tcPr>
                <w:p w14:paraId="645EFC4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2B00499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51408F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CA9914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0380414"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46B0FEC6"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E56AF27" w14:textId="77777777" w:rsidTr="00255875">
        <w:trPr>
          <w:gridAfter w:val="1"/>
          <w:wAfter w:w="118" w:type="dxa"/>
          <w:cantSplit/>
        </w:trPr>
        <w:tc>
          <w:tcPr>
            <w:tcW w:w="115" w:type="dxa"/>
            <w:tcBorders>
              <w:top w:val="nil"/>
              <w:left w:val="single" w:sz="8" w:space="0" w:color="AFAFAF"/>
              <w:bottom w:val="nil"/>
              <w:right w:val="nil"/>
            </w:tcBorders>
          </w:tcPr>
          <w:p w14:paraId="7A3621B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09B853B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F70F64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BUN, SERUM [84520M]</w:t>
            </w:r>
          </w:p>
        </w:tc>
        <w:tc>
          <w:tcPr>
            <w:tcW w:w="345" w:type="dxa"/>
            <w:gridSpan w:val="2"/>
            <w:tcBorders>
              <w:top w:val="single" w:sz="8" w:space="0" w:color="AFAFAF"/>
              <w:left w:val="nil"/>
              <w:bottom w:val="nil"/>
              <w:right w:val="nil"/>
            </w:tcBorders>
            <w:shd w:val="clear" w:color="auto" w:fill="FFFFFF"/>
          </w:tcPr>
          <w:p w14:paraId="2BA5480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5E3960C8" w14:textId="77777777">
              <w:tc>
                <w:tcPr>
                  <w:tcW w:w="2128" w:type="dxa"/>
                </w:tcPr>
                <w:p w14:paraId="7ECA0C8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284FE09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1B683F1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949830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434F21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79561AA3" w14:textId="77777777">
              <w:tc>
                <w:tcPr>
                  <w:tcW w:w="2128" w:type="dxa"/>
                </w:tcPr>
                <w:p w14:paraId="5A42CA7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4F5E5A6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71BFD29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66FF30F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706577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2866E9E1" w14:textId="77777777">
              <w:tc>
                <w:tcPr>
                  <w:tcW w:w="2128" w:type="dxa"/>
                  <w:tcBorders>
                    <w:top w:val="single" w:sz="8" w:space="0" w:color="AFAFAF"/>
                  </w:tcBorders>
                </w:tcPr>
                <w:p w14:paraId="7748D81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40962A4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BE14D8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D68C69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79709F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B59A35C" w14:textId="77777777">
              <w:tc>
                <w:tcPr>
                  <w:tcW w:w="2128" w:type="dxa"/>
                  <w:tcBorders>
                    <w:top w:val="single" w:sz="8" w:space="0" w:color="AFAFAF"/>
                  </w:tcBorders>
                </w:tcPr>
                <w:p w14:paraId="0F2734B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E1DC0A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67553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66" w:type="dxa"/>
                  <w:tcBorders>
                    <w:top w:val="single" w:sz="8" w:space="0" w:color="AFAFAF"/>
                  </w:tcBorders>
                </w:tcPr>
                <w:p w14:paraId="5E1D176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D18614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CB6859" w14:paraId="7F0E41CE" w14:textId="77777777">
              <w:tc>
                <w:tcPr>
                  <w:tcW w:w="2128" w:type="dxa"/>
                  <w:tcBorders>
                    <w:top w:val="single" w:sz="8" w:space="0" w:color="AFAFAF"/>
                  </w:tcBorders>
                </w:tcPr>
                <w:p w14:paraId="48DCD8D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5B77707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022868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66" w:type="dxa"/>
                  <w:tcBorders>
                    <w:top w:val="single" w:sz="8" w:space="0" w:color="AFAFAF"/>
                  </w:tcBorders>
                </w:tcPr>
                <w:p w14:paraId="1790E30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C63786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3B5B0DBF" w14:textId="77777777">
              <w:tc>
                <w:tcPr>
                  <w:tcW w:w="2128" w:type="dxa"/>
                  <w:tcBorders>
                    <w:top w:val="single" w:sz="8" w:space="0" w:color="AFAFAF"/>
                  </w:tcBorders>
                </w:tcPr>
                <w:p w14:paraId="60FF85D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45BEEC8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884422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66" w:type="dxa"/>
                  <w:tcBorders>
                    <w:top w:val="single" w:sz="8" w:space="0" w:color="AFAFAF"/>
                  </w:tcBorders>
                </w:tcPr>
                <w:p w14:paraId="14EA562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CF76E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59FE3047" w14:textId="77777777">
              <w:tc>
                <w:tcPr>
                  <w:tcW w:w="2128" w:type="dxa"/>
                  <w:tcBorders>
                    <w:top w:val="single" w:sz="8" w:space="0" w:color="AFAFAF"/>
                  </w:tcBorders>
                </w:tcPr>
                <w:p w14:paraId="2F2B1F5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245E4D5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0C991F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FF193A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1B9A51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1387B777"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0B4E15DA" w14:textId="77777777">
                    <w:tc>
                      <w:tcPr>
                        <w:tcW w:w="212" w:type="dxa"/>
                      </w:tcPr>
                      <w:p w14:paraId="078EE8F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108CF98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4DA9033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7EC551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088B7C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7FF537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932C88A"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1C441FB7"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7C817130"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0CE04A1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0E08463F" w14:textId="77777777">
              <w:tc>
                <w:tcPr>
                  <w:tcW w:w="2128" w:type="dxa"/>
                  <w:tcBorders>
                    <w:top w:val="single" w:sz="8" w:space="0" w:color="AFAFAF"/>
                  </w:tcBorders>
                </w:tcPr>
                <w:p w14:paraId="589618E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114683D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93C260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38C5F8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B393DE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F2683FF" w14:textId="77777777">
              <w:tc>
                <w:tcPr>
                  <w:tcW w:w="2128" w:type="dxa"/>
                  <w:tcBorders>
                    <w:top w:val="single" w:sz="8" w:space="0" w:color="AFAFAF"/>
                  </w:tcBorders>
                </w:tcPr>
                <w:p w14:paraId="6E7BA07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7C7332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001E47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3A7654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7E534C6"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73A28F0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8C99AD5" w14:textId="77777777" w:rsidTr="00255875">
        <w:trPr>
          <w:gridAfter w:val="1"/>
          <w:wAfter w:w="118" w:type="dxa"/>
          <w:cantSplit/>
        </w:trPr>
        <w:tc>
          <w:tcPr>
            <w:tcW w:w="115" w:type="dxa"/>
            <w:tcBorders>
              <w:top w:val="nil"/>
              <w:left w:val="single" w:sz="8" w:space="0" w:color="AFAFAF"/>
              <w:bottom w:val="nil"/>
              <w:right w:val="nil"/>
            </w:tcBorders>
          </w:tcPr>
          <w:p w14:paraId="1E8A45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991AEE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24EEDD0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CREATININE, SERUM [82565C]</w:t>
            </w:r>
          </w:p>
        </w:tc>
        <w:tc>
          <w:tcPr>
            <w:tcW w:w="345" w:type="dxa"/>
            <w:gridSpan w:val="2"/>
            <w:tcBorders>
              <w:top w:val="single" w:sz="8" w:space="0" w:color="AFAFAF"/>
              <w:left w:val="nil"/>
              <w:bottom w:val="nil"/>
              <w:right w:val="nil"/>
            </w:tcBorders>
            <w:shd w:val="clear" w:color="auto" w:fill="FFFFFF"/>
          </w:tcPr>
          <w:p w14:paraId="7AA1657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71413FEC" w14:textId="77777777">
              <w:tc>
                <w:tcPr>
                  <w:tcW w:w="2128" w:type="dxa"/>
                </w:tcPr>
                <w:p w14:paraId="1CBDD0C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39005B8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5DC545E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7418922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DABC21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3D5A1890" w14:textId="77777777">
              <w:tc>
                <w:tcPr>
                  <w:tcW w:w="2128" w:type="dxa"/>
                </w:tcPr>
                <w:p w14:paraId="6F3E25A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3E37B80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7A9B090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28B7403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928629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6B40E5E1" w14:textId="77777777">
              <w:tc>
                <w:tcPr>
                  <w:tcW w:w="2128" w:type="dxa"/>
                  <w:tcBorders>
                    <w:top w:val="single" w:sz="8" w:space="0" w:color="AFAFAF"/>
                  </w:tcBorders>
                </w:tcPr>
                <w:p w14:paraId="446D158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27DF548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DBB78C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C14E5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8AF619F"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A517ECB" w14:textId="77777777">
              <w:tc>
                <w:tcPr>
                  <w:tcW w:w="2128" w:type="dxa"/>
                  <w:tcBorders>
                    <w:top w:val="single" w:sz="8" w:space="0" w:color="AFAFAF"/>
                  </w:tcBorders>
                </w:tcPr>
                <w:p w14:paraId="33BFCFC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09262C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AE343B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66" w:type="dxa"/>
                  <w:tcBorders>
                    <w:top w:val="single" w:sz="8" w:space="0" w:color="AFAFAF"/>
                  </w:tcBorders>
                </w:tcPr>
                <w:p w14:paraId="2BA936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58C16C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CB6859" w14:paraId="46F89C82" w14:textId="77777777">
              <w:tc>
                <w:tcPr>
                  <w:tcW w:w="2128" w:type="dxa"/>
                  <w:tcBorders>
                    <w:top w:val="single" w:sz="8" w:space="0" w:color="AFAFAF"/>
                  </w:tcBorders>
                </w:tcPr>
                <w:p w14:paraId="637A10A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5CDEC25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8D3843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66" w:type="dxa"/>
                  <w:tcBorders>
                    <w:top w:val="single" w:sz="8" w:space="0" w:color="AFAFAF"/>
                  </w:tcBorders>
                </w:tcPr>
                <w:p w14:paraId="1583F35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21A53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1AD6F5AC" w14:textId="77777777">
              <w:tc>
                <w:tcPr>
                  <w:tcW w:w="2128" w:type="dxa"/>
                  <w:tcBorders>
                    <w:top w:val="single" w:sz="8" w:space="0" w:color="AFAFAF"/>
                  </w:tcBorders>
                </w:tcPr>
                <w:p w14:paraId="4A99146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6DB0707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4D8205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66" w:type="dxa"/>
                  <w:tcBorders>
                    <w:top w:val="single" w:sz="8" w:space="0" w:color="AFAFAF"/>
                  </w:tcBorders>
                </w:tcPr>
                <w:p w14:paraId="125C59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BEEFFC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29732CCB" w14:textId="77777777">
              <w:tc>
                <w:tcPr>
                  <w:tcW w:w="2128" w:type="dxa"/>
                  <w:tcBorders>
                    <w:top w:val="single" w:sz="8" w:space="0" w:color="AFAFAF"/>
                  </w:tcBorders>
                </w:tcPr>
                <w:p w14:paraId="439B77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3E44C6F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F92AF0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952691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995F8B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103C6401"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58A90D2C" w14:textId="77777777">
                    <w:tc>
                      <w:tcPr>
                        <w:tcW w:w="212" w:type="dxa"/>
                      </w:tcPr>
                      <w:p w14:paraId="428A36F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4B6ABB8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686B36B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41FBDC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0BFB82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608B9F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7D2EDA2"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61F327EE"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484FCB9F"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38437DC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654D9BA1" w14:textId="77777777">
              <w:tc>
                <w:tcPr>
                  <w:tcW w:w="2128" w:type="dxa"/>
                  <w:tcBorders>
                    <w:top w:val="single" w:sz="8" w:space="0" w:color="AFAFAF"/>
                  </w:tcBorders>
                </w:tcPr>
                <w:p w14:paraId="77D53CB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4A88690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E3295F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5B1510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E7E108C"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1CB024EE" w14:textId="77777777">
              <w:tc>
                <w:tcPr>
                  <w:tcW w:w="2128" w:type="dxa"/>
                  <w:tcBorders>
                    <w:top w:val="single" w:sz="8" w:space="0" w:color="AFAFAF"/>
                  </w:tcBorders>
                </w:tcPr>
                <w:p w14:paraId="6D58685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73A7F7A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DD4629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7D5FE4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78822E9"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2C85819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33DE1C65" w14:textId="77777777" w:rsidTr="00255875">
        <w:trPr>
          <w:gridAfter w:val="1"/>
          <w:wAfter w:w="118" w:type="dxa"/>
          <w:cantSplit/>
        </w:trPr>
        <w:tc>
          <w:tcPr>
            <w:tcW w:w="115" w:type="dxa"/>
            <w:tcBorders>
              <w:top w:val="nil"/>
              <w:left w:val="single" w:sz="8" w:space="0" w:color="AFAFAF"/>
              <w:bottom w:val="nil"/>
              <w:right w:val="nil"/>
            </w:tcBorders>
          </w:tcPr>
          <w:p w14:paraId="0945A57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4FE96FA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496DB7C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GLUCOSE, RANDOM [82947A]</w:t>
            </w:r>
          </w:p>
        </w:tc>
        <w:tc>
          <w:tcPr>
            <w:tcW w:w="345" w:type="dxa"/>
            <w:gridSpan w:val="2"/>
            <w:tcBorders>
              <w:top w:val="single" w:sz="8" w:space="0" w:color="AFAFAF"/>
              <w:left w:val="nil"/>
              <w:bottom w:val="nil"/>
              <w:right w:val="nil"/>
            </w:tcBorders>
            <w:shd w:val="clear" w:color="auto" w:fill="FFFFFF"/>
          </w:tcPr>
          <w:p w14:paraId="112F4FA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28DDBE59" w14:textId="77777777">
              <w:tc>
                <w:tcPr>
                  <w:tcW w:w="2128" w:type="dxa"/>
                </w:tcPr>
                <w:p w14:paraId="5F0F08F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5ED7C30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166188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36AF663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01F1809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7E6D5DCB" w14:textId="77777777">
              <w:tc>
                <w:tcPr>
                  <w:tcW w:w="2128" w:type="dxa"/>
                </w:tcPr>
                <w:p w14:paraId="5DDC325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6384854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6DF8F14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024DAC8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78E1830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7BA24C1D" w14:textId="77777777">
              <w:tc>
                <w:tcPr>
                  <w:tcW w:w="2128" w:type="dxa"/>
                  <w:tcBorders>
                    <w:top w:val="single" w:sz="8" w:space="0" w:color="AFAFAF"/>
                  </w:tcBorders>
                </w:tcPr>
                <w:p w14:paraId="44B41E0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4CF0879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28ED3F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C67A83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FAC2F60"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6E22871" w14:textId="77777777">
              <w:tc>
                <w:tcPr>
                  <w:tcW w:w="2128" w:type="dxa"/>
                  <w:tcBorders>
                    <w:top w:val="single" w:sz="8" w:space="0" w:color="AFAFAF"/>
                  </w:tcBorders>
                </w:tcPr>
                <w:p w14:paraId="1C4EF7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1C7463F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82B782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66" w:type="dxa"/>
                  <w:tcBorders>
                    <w:top w:val="single" w:sz="8" w:space="0" w:color="AFAFAF"/>
                  </w:tcBorders>
                </w:tcPr>
                <w:p w14:paraId="76AE762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DF83A5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CB6859" w14:paraId="7DDDF9C8" w14:textId="77777777">
              <w:tc>
                <w:tcPr>
                  <w:tcW w:w="2128" w:type="dxa"/>
                  <w:tcBorders>
                    <w:top w:val="single" w:sz="8" w:space="0" w:color="AFAFAF"/>
                  </w:tcBorders>
                </w:tcPr>
                <w:p w14:paraId="3D3649E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66BEB88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DB9EC0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66" w:type="dxa"/>
                  <w:tcBorders>
                    <w:top w:val="single" w:sz="8" w:space="0" w:color="AFAFAF"/>
                  </w:tcBorders>
                </w:tcPr>
                <w:p w14:paraId="20A1CD3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A49D78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24588013" w14:textId="77777777">
              <w:tc>
                <w:tcPr>
                  <w:tcW w:w="2128" w:type="dxa"/>
                  <w:tcBorders>
                    <w:top w:val="single" w:sz="8" w:space="0" w:color="AFAFAF"/>
                  </w:tcBorders>
                </w:tcPr>
                <w:p w14:paraId="47C4603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53AC3A3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141D26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66" w:type="dxa"/>
                  <w:tcBorders>
                    <w:top w:val="single" w:sz="8" w:space="0" w:color="AFAFAF"/>
                  </w:tcBorders>
                </w:tcPr>
                <w:p w14:paraId="2530A5E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658B65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5C1AA19D" w14:textId="77777777">
              <w:tc>
                <w:tcPr>
                  <w:tcW w:w="2128" w:type="dxa"/>
                  <w:tcBorders>
                    <w:top w:val="single" w:sz="8" w:space="0" w:color="AFAFAF"/>
                  </w:tcBorders>
                </w:tcPr>
                <w:p w14:paraId="7236298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22E3E49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BC5C99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DD3003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2BD1D5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66B7445A"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697154F0" w14:textId="77777777">
                    <w:tc>
                      <w:tcPr>
                        <w:tcW w:w="212" w:type="dxa"/>
                      </w:tcPr>
                      <w:p w14:paraId="04B6E12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76E9265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BD459F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C8C76A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3B1C72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6320A1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8BB10C4"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6B7F104F"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04A19021"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4522E4F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18958517" w14:textId="77777777">
              <w:tc>
                <w:tcPr>
                  <w:tcW w:w="2128" w:type="dxa"/>
                  <w:tcBorders>
                    <w:top w:val="single" w:sz="8" w:space="0" w:color="AFAFAF"/>
                  </w:tcBorders>
                </w:tcPr>
                <w:p w14:paraId="1FC6225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0F21125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2C880A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0FD18C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8AB8EE3"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79BC655" w14:textId="77777777">
              <w:tc>
                <w:tcPr>
                  <w:tcW w:w="2128" w:type="dxa"/>
                  <w:tcBorders>
                    <w:top w:val="single" w:sz="8" w:space="0" w:color="AFAFAF"/>
                  </w:tcBorders>
                </w:tcPr>
                <w:p w14:paraId="3B1F890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43D91BA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B059E8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1A0170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5A07456"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3E148278"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59D241DA" w14:textId="77777777" w:rsidTr="00255875">
        <w:trPr>
          <w:gridAfter w:val="1"/>
          <w:wAfter w:w="118" w:type="dxa"/>
          <w:cantSplit/>
        </w:trPr>
        <w:tc>
          <w:tcPr>
            <w:tcW w:w="115" w:type="dxa"/>
            <w:tcBorders>
              <w:top w:val="nil"/>
              <w:left w:val="single" w:sz="8" w:space="0" w:color="AFAFAF"/>
              <w:bottom w:val="nil"/>
              <w:right w:val="nil"/>
            </w:tcBorders>
          </w:tcPr>
          <w:p w14:paraId="6AF4309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4FA2D1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7CA173FE"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PT AND INR [85610H]</w:t>
            </w:r>
          </w:p>
        </w:tc>
        <w:tc>
          <w:tcPr>
            <w:tcW w:w="345" w:type="dxa"/>
            <w:gridSpan w:val="2"/>
            <w:tcBorders>
              <w:top w:val="single" w:sz="8" w:space="0" w:color="AFAFAF"/>
              <w:left w:val="nil"/>
              <w:bottom w:val="nil"/>
              <w:right w:val="nil"/>
            </w:tcBorders>
            <w:shd w:val="clear" w:color="auto" w:fill="FFFFFF"/>
          </w:tcPr>
          <w:p w14:paraId="58EBDBE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197DA27E" w14:textId="77777777">
              <w:tc>
                <w:tcPr>
                  <w:tcW w:w="2128" w:type="dxa"/>
                </w:tcPr>
                <w:p w14:paraId="6B5FCD8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555BF4F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43D110E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4681523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6A3BF6F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5CDFDF3" w14:textId="77777777">
              <w:tc>
                <w:tcPr>
                  <w:tcW w:w="2128" w:type="dxa"/>
                </w:tcPr>
                <w:p w14:paraId="03CF89E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4BEB0DE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1380673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4003F00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721C614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7874AC40" w14:textId="77777777">
              <w:tc>
                <w:tcPr>
                  <w:tcW w:w="2128" w:type="dxa"/>
                  <w:tcBorders>
                    <w:top w:val="single" w:sz="8" w:space="0" w:color="AFAFAF"/>
                  </w:tcBorders>
                </w:tcPr>
                <w:p w14:paraId="0A941CA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6F1B460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45A1F7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076A0A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1FE00E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6D7E656C" w14:textId="77777777">
              <w:tc>
                <w:tcPr>
                  <w:tcW w:w="2128" w:type="dxa"/>
                  <w:tcBorders>
                    <w:top w:val="single" w:sz="8" w:space="0" w:color="AFAFAF"/>
                  </w:tcBorders>
                </w:tcPr>
                <w:p w14:paraId="2F00FE6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542C5F4D"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550FB6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4ECA07A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795161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[qAM]   [Tom AM]   [q other AM]</w:t>
                  </w:r>
                </w:p>
              </w:tc>
            </w:tr>
            <w:tr w:rsidR="00CB6859" w14:paraId="78F8DDB6" w14:textId="77777777">
              <w:tc>
                <w:tcPr>
                  <w:tcW w:w="2128" w:type="dxa"/>
                  <w:tcBorders>
                    <w:top w:val="single" w:sz="8" w:space="0" w:color="AFAFAF"/>
                  </w:tcBorders>
                </w:tcPr>
                <w:p w14:paraId="2505C8F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69FC42F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DA2BCC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66" w:type="dxa"/>
                  <w:tcBorders>
                    <w:top w:val="single" w:sz="8" w:space="0" w:color="AFAFAF"/>
                  </w:tcBorders>
                </w:tcPr>
                <w:p w14:paraId="3730E21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95EE80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6CE3982F" w14:textId="77777777">
              <w:tc>
                <w:tcPr>
                  <w:tcW w:w="2128" w:type="dxa"/>
                  <w:tcBorders>
                    <w:top w:val="single" w:sz="8" w:space="0" w:color="AFAFAF"/>
                  </w:tcBorders>
                </w:tcPr>
                <w:p w14:paraId="7E5E88A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0BAD3A2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F9B8DC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66" w:type="dxa"/>
                  <w:tcBorders>
                    <w:top w:val="single" w:sz="8" w:space="0" w:color="AFAFAF"/>
                  </w:tcBorders>
                </w:tcPr>
                <w:p w14:paraId="5D9BE9CE"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165791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64FFA106" w14:textId="77777777">
              <w:tc>
                <w:tcPr>
                  <w:tcW w:w="2128" w:type="dxa"/>
                  <w:tcBorders>
                    <w:top w:val="single" w:sz="8" w:space="0" w:color="AFAFAF"/>
                  </w:tcBorders>
                </w:tcPr>
                <w:p w14:paraId="725236B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5708E24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ADD2CF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211ABA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AF430C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36E2A0CE"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02679B20" w14:textId="77777777">
                    <w:tc>
                      <w:tcPr>
                        <w:tcW w:w="212" w:type="dxa"/>
                      </w:tcPr>
                      <w:p w14:paraId="3DD14A8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2124233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5BB6B93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BEB913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72E40C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478A1D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2E54C68"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41B11E81"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42EC03D8"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735C4C2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4AE9B11E" w14:textId="77777777">
              <w:tc>
                <w:tcPr>
                  <w:tcW w:w="2128" w:type="dxa"/>
                  <w:tcBorders>
                    <w:top w:val="single" w:sz="8" w:space="0" w:color="AFAFAF"/>
                  </w:tcBorders>
                </w:tcPr>
                <w:p w14:paraId="2F3FC57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3C8857A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59681B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9FA6B1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6EA7079"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A6BB671" w14:textId="77777777">
              <w:tc>
                <w:tcPr>
                  <w:tcW w:w="2128" w:type="dxa"/>
                  <w:tcBorders>
                    <w:top w:val="single" w:sz="8" w:space="0" w:color="AFAFAF"/>
                  </w:tcBorders>
                </w:tcPr>
                <w:p w14:paraId="023C99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69DD6A4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E4334F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354767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A50D797"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6142C6D2"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2B7EDF82" w14:textId="77777777" w:rsidTr="00255875">
        <w:trPr>
          <w:gridAfter w:val="1"/>
          <w:wAfter w:w="118" w:type="dxa"/>
          <w:cantSplit/>
        </w:trPr>
        <w:tc>
          <w:tcPr>
            <w:tcW w:w="115" w:type="dxa"/>
            <w:tcBorders>
              <w:top w:val="nil"/>
              <w:left w:val="single" w:sz="8" w:space="0" w:color="AFAFAF"/>
              <w:bottom w:val="nil"/>
              <w:right w:val="nil"/>
            </w:tcBorders>
          </w:tcPr>
          <w:p w14:paraId="723520A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B33C744"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8" w:type="dxa"/>
            <w:gridSpan w:val="2"/>
            <w:tcBorders>
              <w:top w:val="single" w:sz="8" w:space="0" w:color="AFAFAF"/>
              <w:left w:val="nil"/>
              <w:bottom w:val="nil"/>
              <w:right w:val="nil"/>
            </w:tcBorders>
            <w:shd w:val="clear" w:color="auto" w:fill="FFFFFF"/>
          </w:tcPr>
          <w:p w14:paraId="0C7078E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APTT [85730B]</w:t>
            </w:r>
          </w:p>
        </w:tc>
        <w:tc>
          <w:tcPr>
            <w:tcW w:w="345" w:type="dxa"/>
            <w:gridSpan w:val="2"/>
            <w:tcBorders>
              <w:top w:val="single" w:sz="8" w:space="0" w:color="AFAFAF"/>
              <w:left w:val="nil"/>
              <w:bottom w:val="nil"/>
              <w:right w:val="nil"/>
            </w:tcBorders>
            <w:shd w:val="clear" w:color="auto" w:fill="FFFFFF"/>
          </w:tcPr>
          <w:p w14:paraId="51DB4A3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CB6859" w14:paraId="7208AAAA" w14:textId="77777777">
              <w:tc>
                <w:tcPr>
                  <w:tcW w:w="2128" w:type="dxa"/>
                </w:tcPr>
                <w:p w14:paraId="64BA724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Pr>
                <w:p w14:paraId="5FBEC8E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352E788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52D36DE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42BDEA2"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CB6859" w14:paraId="424F598C" w14:textId="77777777">
              <w:tc>
                <w:tcPr>
                  <w:tcW w:w="2128" w:type="dxa"/>
                </w:tcPr>
                <w:p w14:paraId="51883657"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719987BC"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Pr>
                <w:p w14:paraId="29F93939"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59151859"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Pr>
                <w:p w14:paraId="1953E39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CB6859" w14:paraId="1507E8E9" w14:textId="77777777">
              <w:tc>
                <w:tcPr>
                  <w:tcW w:w="2128" w:type="dxa"/>
                  <w:tcBorders>
                    <w:top w:val="single" w:sz="8" w:space="0" w:color="AFAFAF"/>
                  </w:tcBorders>
                </w:tcPr>
                <w:p w14:paraId="792B1816"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0548081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76B3D3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817245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AD9150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432D72D7" w14:textId="77777777">
              <w:tc>
                <w:tcPr>
                  <w:tcW w:w="2128" w:type="dxa"/>
                  <w:tcBorders>
                    <w:top w:val="single" w:sz="8" w:space="0" w:color="AFAFAF"/>
                  </w:tcBorders>
                </w:tcPr>
                <w:p w14:paraId="6B7EFDC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01DB5C12"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767D3D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66" w:type="dxa"/>
                  <w:tcBorders>
                    <w:top w:val="single" w:sz="8" w:space="0" w:color="AFAFAF"/>
                  </w:tcBorders>
                </w:tcPr>
                <w:p w14:paraId="4535B20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7FB6A6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[qAM]   [Tom AM]   [q other AM]</w:t>
                  </w:r>
                </w:p>
              </w:tc>
            </w:tr>
            <w:tr w:rsidR="00CB6859" w14:paraId="4E15CB6E" w14:textId="77777777">
              <w:tc>
                <w:tcPr>
                  <w:tcW w:w="2128" w:type="dxa"/>
                  <w:tcBorders>
                    <w:top w:val="single" w:sz="8" w:space="0" w:color="AFAFAF"/>
                  </w:tcBorders>
                </w:tcPr>
                <w:p w14:paraId="419B8D4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0786C6B7"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88214A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66" w:type="dxa"/>
                  <w:tcBorders>
                    <w:top w:val="single" w:sz="8" w:space="0" w:color="AFAFAF"/>
                  </w:tcBorders>
                </w:tcPr>
                <w:p w14:paraId="115E162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1853381"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CB6859" w14:paraId="3399B39E" w14:textId="77777777">
              <w:tc>
                <w:tcPr>
                  <w:tcW w:w="2128" w:type="dxa"/>
                  <w:tcBorders>
                    <w:top w:val="single" w:sz="8" w:space="0" w:color="AFAFAF"/>
                  </w:tcBorders>
                </w:tcPr>
                <w:p w14:paraId="352A268F"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2D160F7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25D42EB"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66" w:type="dxa"/>
                  <w:tcBorders>
                    <w:top w:val="single" w:sz="8" w:space="0" w:color="AFAFAF"/>
                  </w:tcBorders>
                </w:tcPr>
                <w:p w14:paraId="0EDD0BAA"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115278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CB6859" w14:paraId="4A7AA41E" w14:textId="77777777">
              <w:tc>
                <w:tcPr>
                  <w:tcW w:w="2128" w:type="dxa"/>
                  <w:tcBorders>
                    <w:top w:val="single" w:sz="8" w:space="0" w:color="AFAFAF"/>
                  </w:tcBorders>
                </w:tcPr>
                <w:p w14:paraId="2A8C84E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6BD23BF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B548F6F"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60F817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BE5D073"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CB6859" w14:paraId="0ABB19BC"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CB6859" w14:paraId="4339A3A2" w14:textId="77777777">
                    <w:tc>
                      <w:tcPr>
                        <w:tcW w:w="212" w:type="dxa"/>
                      </w:tcPr>
                      <w:p w14:paraId="5DF6F2A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15" w:type="dxa"/>
                      </w:tcPr>
                      <w:p w14:paraId="65C7F61D"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15474350"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9EE1626"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DD49195"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EE202E8"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F9648D7" w14:textId="77777777" w:rsidR="00CB6859" w:rsidRDefault="00CB6859">
                  <w:pPr>
                    <w:widowControl w:val="0"/>
                    <w:autoSpaceDE w:val="0"/>
                    <w:autoSpaceDN w:val="0"/>
                    <w:adjustRightInd w:val="0"/>
                    <w:spacing w:after="0" w:line="240" w:lineRule="auto"/>
                    <w:rPr>
                      <w:rFonts w:ascii="Arial" w:hAnsi="Arial" w:cs="Arial"/>
                      <w:color w:val="000000"/>
                      <w:sz w:val="20"/>
                      <w:szCs w:val="20"/>
                    </w:rPr>
                  </w:pPr>
                </w:p>
                <w:p w14:paraId="13750952"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0BF33E86" w14:textId="77777777" w:rsidR="00CB6859" w:rsidRDefault="00BC6AE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0DB242D8"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CB6859" w14:paraId="356FEF4D" w14:textId="77777777">
              <w:tc>
                <w:tcPr>
                  <w:tcW w:w="2128" w:type="dxa"/>
                  <w:tcBorders>
                    <w:top w:val="single" w:sz="8" w:space="0" w:color="AFAFAF"/>
                  </w:tcBorders>
                </w:tcPr>
                <w:p w14:paraId="46D6FCCA"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40ACB3C4"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C792CA3"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FB2392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347D2D4"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CB6859" w14:paraId="043F16B3" w14:textId="77777777">
              <w:tc>
                <w:tcPr>
                  <w:tcW w:w="2128" w:type="dxa"/>
                  <w:tcBorders>
                    <w:top w:val="single" w:sz="8" w:space="0" w:color="AFAFAF"/>
                  </w:tcBorders>
                </w:tcPr>
                <w:p w14:paraId="223C201C"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77A8A26B"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B6BD15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249E061" w14:textId="77777777" w:rsidR="00CB6859" w:rsidRDefault="00CB685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7319572" w14:textId="77777777" w:rsidR="00CB6859" w:rsidRDefault="00CB6859">
                  <w:pPr>
                    <w:widowControl w:val="0"/>
                    <w:autoSpaceDE w:val="0"/>
                    <w:autoSpaceDN w:val="0"/>
                    <w:adjustRightInd w:val="0"/>
                    <w:spacing w:after="0" w:line="240" w:lineRule="auto"/>
                    <w:rPr>
                      <w:rFonts w:ascii="Arial" w:hAnsi="Arial" w:cs="Arial"/>
                      <w:sz w:val="20"/>
                      <w:szCs w:val="20"/>
                    </w:rPr>
                  </w:pPr>
                </w:p>
              </w:tc>
            </w:tr>
          </w:tbl>
          <w:p w14:paraId="0356942B" w14:textId="77777777" w:rsidR="00CB6859" w:rsidRDefault="00CB6859">
            <w:pPr>
              <w:widowControl w:val="0"/>
              <w:autoSpaceDE w:val="0"/>
              <w:autoSpaceDN w:val="0"/>
              <w:adjustRightInd w:val="0"/>
              <w:spacing w:after="0" w:line="240" w:lineRule="auto"/>
              <w:rPr>
                <w:rFonts w:ascii="Arial" w:hAnsi="Arial" w:cs="Arial"/>
                <w:sz w:val="20"/>
                <w:szCs w:val="20"/>
              </w:rPr>
            </w:pPr>
          </w:p>
        </w:tc>
      </w:tr>
      <w:tr w:rsidR="00255875" w14:paraId="5A90476E" w14:textId="77777777" w:rsidTr="00255875">
        <w:trPr>
          <w:gridAfter w:val="1"/>
          <w:wAfter w:w="118" w:type="dxa"/>
          <w:cantSplit/>
        </w:trPr>
        <w:tc>
          <w:tcPr>
            <w:tcW w:w="115" w:type="dxa"/>
            <w:tcBorders>
              <w:top w:val="nil"/>
              <w:left w:val="single" w:sz="8" w:space="0" w:color="AFAFAF"/>
              <w:bottom w:val="nil"/>
              <w:right w:val="nil"/>
            </w:tcBorders>
          </w:tcPr>
          <w:p w14:paraId="1C6C9692"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tc>
        <w:tc>
          <w:tcPr>
            <w:tcW w:w="345" w:type="dxa"/>
            <w:gridSpan w:val="2"/>
            <w:tcBorders>
              <w:top w:val="single" w:sz="8" w:space="0" w:color="AFAFAF"/>
              <w:left w:val="nil"/>
              <w:bottom w:val="nil"/>
              <w:right w:val="nil"/>
            </w:tcBorders>
            <w:shd w:val="clear" w:color="auto" w:fill="FFFFFF"/>
          </w:tcPr>
          <w:p w14:paraId="0CD91F68" w14:textId="21551348" w:rsidR="00255875" w:rsidRDefault="00255875" w:rsidP="00255875">
            <w:pPr>
              <w:widowControl w:val="0"/>
              <w:autoSpaceDE w:val="0"/>
              <w:autoSpaceDN w:val="0"/>
              <w:adjustRightInd w:val="0"/>
              <w:spacing w:after="0" w:line="240" w:lineRule="auto"/>
              <w:rPr>
                <w:rFonts w:ascii="Arial" w:hAnsi="Arial" w:cs="Arial"/>
                <w:color w:val="000000"/>
                <w:sz w:val="20"/>
                <w:szCs w:val="20"/>
              </w:rPr>
            </w:pPr>
            <w:ins w:id="0" w:author="Gerald Y Uyesato" w:date="2023-12-13T14:50:00Z">
              <w:r>
                <w:rPr>
                  <w:rFonts w:ascii="Arial" w:hAnsi="Arial" w:cs="Arial"/>
                  <w:color w:val="000000"/>
                  <w:sz w:val="20"/>
                  <w:szCs w:val="20"/>
                </w:rPr>
                <w:t>[x]</w:t>
              </w:r>
            </w:ins>
          </w:p>
        </w:tc>
        <w:tc>
          <w:tcPr>
            <w:tcW w:w="1728" w:type="dxa"/>
            <w:gridSpan w:val="2"/>
            <w:tcBorders>
              <w:top w:val="single" w:sz="8" w:space="0" w:color="AFAFAF"/>
              <w:left w:val="nil"/>
              <w:bottom w:val="nil"/>
              <w:right w:val="nil"/>
            </w:tcBorders>
            <w:shd w:val="clear" w:color="auto" w:fill="FFFFFF"/>
          </w:tcPr>
          <w:p w14:paraId="00968D63" w14:textId="42A7DB5C" w:rsidR="00255875" w:rsidRDefault="00255875" w:rsidP="00255875">
            <w:pPr>
              <w:widowControl w:val="0"/>
              <w:autoSpaceDE w:val="0"/>
              <w:autoSpaceDN w:val="0"/>
              <w:adjustRightInd w:val="0"/>
              <w:spacing w:after="0" w:line="240" w:lineRule="auto"/>
              <w:rPr>
                <w:rFonts w:ascii="Arial" w:hAnsi="Arial" w:cs="Arial"/>
                <w:color w:val="000000"/>
                <w:sz w:val="20"/>
                <w:szCs w:val="20"/>
              </w:rPr>
            </w:pPr>
            <w:ins w:id="1" w:author="Gerald Y Uyesato" w:date="2023-12-13T14:50:00Z">
              <w:r>
                <w:rPr>
                  <w:rFonts w:ascii="Arial" w:hAnsi="Arial" w:cs="Arial"/>
                  <w:color w:val="000000"/>
                  <w:sz w:val="20"/>
                  <w:szCs w:val="20"/>
                </w:rPr>
                <w:t>LIVER FUNCTION PANEL (TBILI, ALT, ALKP) [213120]</w:t>
              </w:r>
            </w:ins>
          </w:p>
        </w:tc>
        <w:tc>
          <w:tcPr>
            <w:tcW w:w="345" w:type="dxa"/>
            <w:gridSpan w:val="2"/>
            <w:tcBorders>
              <w:top w:val="single" w:sz="8" w:space="0" w:color="AFAFAF"/>
              <w:left w:val="nil"/>
              <w:bottom w:val="nil"/>
              <w:right w:val="nil"/>
            </w:tcBorders>
            <w:shd w:val="clear" w:color="auto" w:fill="FFFFFF"/>
          </w:tcPr>
          <w:p w14:paraId="2ABAAFB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p w14:paraId="56F39B0E" w14:textId="34BF602C" w:rsidR="00255875" w:rsidRDefault="00255875" w:rsidP="00255875">
            <w:pPr>
              <w:widowControl w:val="0"/>
              <w:autoSpaceDE w:val="0"/>
              <w:autoSpaceDN w:val="0"/>
              <w:adjustRightInd w:val="0"/>
              <w:spacing w:after="0" w:line="240" w:lineRule="auto"/>
              <w:rPr>
                <w:rFonts w:ascii="Arial" w:hAnsi="Arial" w:cs="Arial"/>
                <w:sz w:val="20"/>
                <w:szCs w:val="20"/>
              </w:rPr>
            </w:pPr>
            <w:ins w:id="2" w:author="Gerald Y Uyesato" w:date="2023-12-13T14:50:00Z">
              <w:r>
                <w:rPr>
                  <w:rFonts w:ascii="Arial" w:hAnsi="Arial" w:cs="Arial"/>
                  <w:sz w:val="20"/>
                  <w:szCs w:val="20"/>
                </w:rPr>
                <w:t xml:space="preserve">STAT, </w:t>
              </w:r>
              <w:commentRangeStart w:id="3"/>
              <w:r>
                <w:rPr>
                  <w:rFonts w:ascii="Arial" w:hAnsi="Arial" w:cs="Arial"/>
                  <w:sz w:val="20"/>
                  <w:szCs w:val="20"/>
                </w:rPr>
                <w:t>ONCE</w:t>
              </w:r>
            </w:ins>
            <w:commentRangeEnd w:id="3"/>
            <w:ins w:id="4" w:author="Gerald Y Uyesato" w:date="2023-12-18T15:51:00Z">
              <w:r w:rsidR="00822F74">
                <w:rPr>
                  <w:rStyle w:val="CommentReference"/>
                </w:rPr>
                <w:commentReference w:id="3"/>
              </w:r>
            </w:ins>
          </w:p>
        </w:tc>
      </w:tr>
      <w:tr w:rsidR="00255875" w14:paraId="27682ECC" w14:textId="77777777" w:rsidTr="00255875">
        <w:trPr>
          <w:gridAfter w:val="1"/>
          <w:wAfter w:w="118" w:type="dxa"/>
          <w:cantSplit/>
        </w:trPr>
        <w:tc>
          <w:tcPr>
            <w:tcW w:w="115" w:type="dxa"/>
            <w:tcBorders>
              <w:top w:val="nil"/>
              <w:left w:val="single" w:sz="8" w:space="0" w:color="AFAFAF"/>
              <w:bottom w:val="nil"/>
              <w:right w:val="nil"/>
            </w:tcBorders>
          </w:tcPr>
          <w:p w14:paraId="756E26D5"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tc>
        <w:tc>
          <w:tcPr>
            <w:tcW w:w="345" w:type="dxa"/>
            <w:gridSpan w:val="2"/>
            <w:tcBorders>
              <w:top w:val="single" w:sz="8" w:space="0" w:color="AFAFAF"/>
              <w:left w:val="nil"/>
              <w:bottom w:val="nil"/>
              <w:right w:val="nil"/>
            </w:tcBorders>
            <w:shd w:val="clear" w:color="auto" w:fill="FFFFFF"/>
          </w:tcPr>
          <w:p w14:paraId="1DD4AA00" w14:textId="4EFE490D" w:rsidR="00255875" w:rsidRDefault="00255875" w:rsidP="00255875">
            <w:pPr>
              <w:widowControl w:val="0"/>
              <w:autoSpaceDE w:val="0"/>
              <w:autoSpaceDN w:val="0"/>
              <w:adjustRightInd w:val="0"/>
              <w:spacing w:after="0" w:line="240" w:lineRule="auto"/>
              <w:rPr>
                <w:rFonts w:ascii="Arial" w:hAnsi="Arial" w:cs="Arial"/>
                <w:color w:val="000000"/>
                <w:sz w:val="20"/>
                <w:szCs w:val="20"/>
              </w:rPr>
            </w:pPr>
            <w:ins w:id="5" w:author="Gerald Y Uyesato" w:date="2023-12-13T14:50:00Z">
              <w:r>
                <w:rPr>
                  <w:rFonts w:ascii="Arial" w:hAnsi="Arial" w:cs="Arial"/>
                  <w:color w:val="000000"/>
                  <w:sz w:val="20"/>
                  <w:szCs w:val="20"/>
                </w:rPr>
                <w:t>[x]</w:t>
              </w:r>
            </w:ins>
          </w:p>
        </w:tc>
        <w:tc>
          <w:tcPr>
            <w:tcW w:w="1728" w:type="dxa"/>
            <w:gridSpan w:val="2"/>
            <w:tcBorders>
              <w:top w:val="single" w:sz="8" w:space="0" w:color="AFAFAF"/>
              <w:left w:val="nil"/>
              <w:bottom w:val="nil"/>
              <w:right w:val="nil"/>
            </w:tcBorders>
            <w:shd w:val="clear" w:color="auto" w:fill="FFFFFF"/>
          </w:tcPr>
          <w:p w14:paraId="028A75C8" w14:textId="29360102" w:rsidR="00255875" w:rsidRDefault="00255875" w:rsidP="00255875">
            <w:pPr>
              <w:widowControl w:val="0"/>
              <w:autoSpaceDE w:val="0"/>
              <w:autoSpaceDN w:val="0"/>
              <w:adjustRightInd w:val="0"/>
              <w:spacing w:after="0" w:line="240" w:lineRule="auto"/>
              <w:rPr>
                <w:rFonts w:ascii="Arial" w:hAnsi="Arial" w:cs="Arial"/>
                <w:color w:val="000000"/>
                <w:sz w:val="20"/>
                <w:szCs w:val="20"/>
              </w:rPr>
            </w:pPr>
            <w:ins w:id="6" w:author="Gerald Y Uyesato" w:date="2023-12-13T14:50:00Z">
              <w:r>
                <w:rPr>
                  <w:rFonts w:ascii="Arial" w:hAnsi="Arial" w:cs="Arial"/>
                  <w:color w:val="000000"/>
                  <w:sz w:val="20"/>
                  <w:szCs w:val="20"/>
                </w:rPr>
                <w:t>ERYTHROCYTE SEDIMENTATION RATE, AUTOMATED [85652B[</w:t>
              </w:r>
            </w:ins>
          </w:p>
        </w:tc>
        <w:tc>
          <w:tcPr>
            <w:tcW w:w="345" w:type="dxa"/>
            <w:gridSpan w:val="2"/>
            <w:tcBorders>
              <w:top w:val="single" w:sz="8" w:space="0" w:color="AFAFAF"/>
              <w:left w:val="nil"/>
              <w:bottom w:val="nil"/>
              <w:right w:val="nil"/>
            </w:tcBorders>
            <w:shd w:val="clear" w:color="auto" w:fill="FFFFFF"/>
          </w:tcPr>
          <w:p w14:paraId="14D51A7A"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p w14:paraId="4E65833A" w14:textId="0D6D53F8" w:rsidR="00255875" w:rsidRDefault="00255875" w:rsidP="00255875">
            <w:pPr>
              <w:widowControl w:val="0"/>
              <w:autoSpaceDE w:val="0"/>
              <w:autoSpaceDN w:val="0"/>
              <w:adjustRightInd w:val="0"/>
              <w:spacing w:after="0" w:line="240" w:lineRule="auto"/>
              <w:rPr>
                <w:rFonts w:ascii="Arial" w:hAnsi="Arial" w:cs="Arial"/>
                <w:sz w:val="20"/>
                <w:szCs w:val="20"/>
              </w:rPr>
            </w:pPr>
            <w:ins w:id="7" w:author="Gerald Y Uyesato" w:date="2023-12-13T14:50:00Z">
              <w:r>
                <w:rPr>
                  <w:rFonts w:ascii="Arial" w:hAnsi="Arial" w:cs="Arial"/>
                  <w:sz w:val="20"/>
                  <w:szCs w:val="20"/>
                </w:rPr>
                <w:t>STAT, ONCE</w:t>
              </w:r>
            </w:ins>
          </w:p>
        </w:tc>
      </w:tr>
      <w:tr w:rsidR="00255875" w14:paraId="52B7E9A5" w14:textId="77777777" w:rsidTr="00255875">
        <w:trPr>
          <w:gridAfter w:val="1"/>
          <w:wAfter w:w="118" w:type="dxa"/>
          <w:cantSplit/>
        </w:trPr>
        <w:tc>
          <w:tcPr>
            <w:tcW w:w="115" w:type="dxa"/>
            <w:tcBorders>
              <w:top w:val="nil"/>
              <w:left w:val="single" w:sz="8" w:space="0" w:color="AFAFAF"/>
              <w:bottom w:val="nil"/>
              <w:right w:val="nil"/>
            </w:tcBorders>
          </w:tcPr>
          <w:p w14:paraId="34EAF13F"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tc>
        <w:tc>
          <w:tcPr>
            <w:tcW w:w="345" w:type="dxa"/>
            <w:gridSpan w:val="2"/>
            <w:tcBorders>
              <w:top w:val="single" w:sz="8" w:space="0" w:color="AFAFAF"/>
              <w:left w:val="nil"/>
              <w:bottom w:val="nil"/>
              <w:right w:val="nil"/>
            </w:tcBorders>
            <w:shd w:val="clear" w:color="auto" w:fill="FFFFFF"/>
          </w:tcPr>
          <w:p w14:paraId="3435CC90" w14:textId="55DED398" w:rsidR="00255875" w:rsidRDefault="00255875" w:rsidP="00255875">
            <w:pPr>
              <w:widowControl w:val="0"/>
              <w:autoSpaceDE w:val="0"/>
              <w:autoSpaceDN w:val="0"/>
              <w:adjustRightInd w:val="0"/>
              <w:spacing w:after="0" w:line="240" w:lineRule="auto"/>
              <w:rPr>
                <w:rFonts w:ascii="Arial" w:hAnsi="Arial" w:cs="Arial"/>
                <w:color w:val="000000"/>
                <w:sz w:val="20"/>
                <w:szCs w:val="20"/>
              </w:rPr>
            </w:pPr>
            <w:ins w:id="8" w:author="Gerald Y Uyesato" w:date="2023-12-13T14:50:00Z">
              <w:r>
                <w:rPr>
                  <w:rFonts w:ascii="Arial" w:hAnsi="Arial" w:cs="Arial"/>
                  <w:color w:val="000000"/>
                  <w:sz w:val="20"/>
                  <w:szCs w:val="20"/>
                </w:rPr>
                <w:t xml:space="preserve">[x] </w:t>
              </w:r>
            </w:ins>
          </w:p>
        </w:tc>
        <w:tc>
          <w:tcPr>
            <w:tcW w:w="1728" w:type="dxa"/>
            <w:gridSpan w:val="2"/>
            <w:tcBorders>
              <w:top w:val="single" w:sz="8" w:space="0" w:color="AFAFAF"/>
              <w:left w:val="nil"/>
              <w:bottom w:val="nil"/>
              <w:right w:val="nil"/>
            </w:tcBorders>
            <w:shd w:val="clear" w:color="auto" w:fill="FFFFFF"/>
          </w:tcPr>
          <w:p w14:paraId="0EF57F84" w14:textId="7E313634" w:rsidR="00255875" w:rsidRDefault="00255875" w:rsidP="00255875">
            <w:pPr>
              <w:widowControl w:val="0"/>
              <w:autoSpaceDE w:val="0"/>
              <w:autoSpaceDN w:val="0"/>
              <w:adjustRightInd w:val="0"/>
              <w:spacing w:after="0" w:line="240" w:lineRule="auto"/>
              <w:rPr>
                <w:rFonts w:ascii="Arial" w:hAnsi="Arial" w:cs="Arial"/>
                <w:color w:val="000000"/>
                <w:sz w:val="20"/>
                <w:szCs w:val="20"/>
              </w:rPr>
            </w:pPr>
            <w:ins w:id="9" w:author="Gerald Y Uyesato" w:date="2023-12-13T14:50:00Z">
              <w:r>
                <w:rPr>
                  <w:rFonts w:ascii="Arial" w:hAnsi="Arial" w:cs="Arial"/>
                  <w:color w:val="000000"/>
                  <w:sz w:val="20"/>
                  <w:szCs w:val="20"/>
                </w:rPr>
                <w:t>CRP (C-REACTIVE PROTEIN), NON-CARDIAC, HIGH SENSITIVITY [</w:t>
              </w:r>
            </w:ins>
            <w:ins w:id="10" w:author="Gerald Y Uyesato" w:date="2023-12-15T12:01:00Z">
              <w:r w:rsidR="00723EE0">
                <w:rPr>
                  <w:rFonts w:ascii="Arial" w:hAnsi="Arial" w:cs="Arial"/>
                  <w:color w:val="000000"/>
                  <w:sz w:val="20"/>
                  <w:szCs w:val="20"/>
                </w:rPr>
                <w:t>86141F</w:t>
              </w:r>
            </w:ins>
            <w:ins w:id="11" w:author="Gerald Y Uyesato" w:date="2023-12-13T14:50:00Z">
              <w:r>
                <w:rPr>
                  <w:rFonts w:ascii="Arial" w:hAnsi="Arial" w:cs="Arial"/>
                  <w:color w:val="000000"/>
                  <w:sz w:val="20"/>
                  <w:szCs w:val="20"/>
                </w:rPr>
                <w:t>]</w:t>
              </w:r>
            </w:ins>
          </w:p>
        </w:tc>
        <w:tc>
          <w:tcPr>
            <w:tcW w:w="345" w:type="dxa"/>
            <w:gridSpan w:val="2"/>
            <w:tcBorders>
              <w:top w:val="single" w:sz="8" w:space="0" w:color="AFAFAF"/>
              <w:left w:val="nil"/>
              <w:bottom w:val="nil"/>
              <w:right w:val="nil"/>
            </w:tcBorders>
            <w:shd w:val="clear" w:color="auto" w:fill="FFFFFF"/>
          </w:tcPr>
          <w:p w14:paraId="7B299E3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p w14:paraId="06A71406" w14:textId="0F2DAFE7" w:rsidR="00255875" w:rsidRDefault="00255875" w:rsidP="00255875">
            <w:pPr>
              <w:widowControl w:val="0"/>
              <w:autoSpaceDE w:val="0"/>
              <w:autoSpaceDN w:val="0"/>
              <w:adjustRightInd w:val="0"/>
              <w:spacing w:after="0" w:line="240" w:lineRule="auto"/>
              <w:rPr>
                <w:rFonts w:ascii="Arial" w:hAnsi="Arial" w:cs="Arial"/>
                <w:sz w:val="20"/>
                <w:szCs w:val="20"/>
              </w:rPr>
            </w:pPr>
            <w:ins w:id="12" w:author="Gerald Y Uyesato" w:date="2023-12-13T14:50:00Z">
              <w:r>
                <w:rPr>
                  <w:rFonts w:ascii="Arial" w:hAnsi="Arial" w:cs="Arial"/>
                  <w:sz w:val="20"/>
                  <w:szCs w:val="20"/>
                </w:rPr>
                <w:t>STAT, ONCE</w:t>
              </w:r>
            </w:ins>
          </w:p>
        </w:tc>
      </w:tr>
      <w:tr w:rsidR="001E6CEE" w14:paraId="1EA4986A" w14:textId="77777777" w:rsidTr="00255875">
        <w:trPr>
          <w:gridAfter w:val="1"/>
          <w:wAfter w:w="118" w:type="dxa"/>
          <w:cantSplit/>
          <w:ins w:id="13" w:author="Gerald Y Uyesato" w:date="2023-12-13T14:51:00Z"/>
        </w:trPr>
        <w:tc>
          <w:tcPr>
            <w:tcW w:w="115" w:type="dxa"/>
            <w:tcBorders>
              <w:top w:val="nil"/>
              <w:left w:val="single" w:sz="8" w:space="0" w:color="AFAFAF"/>
              <w:bottom w:val="nil"/>
              <w:right w:val="nil"/>
            </w:tcBorders>
          </w:tcPr>
          <w:p w14:paraId="22A6C8CB" w14:textId="77777777" w:rsidR="001E6CEE" w:rsidRDefault="001E6CEE" w:rsidP="00255875">
            <w:pPr>
              <w:widowControl w:val="0"/>
              <w:autoSpaceDE w:val="0"/>
              <w:autoSpaceDN w:val="0"/>
              <w:adjustRightInd w:val="0"/>
              <w:spacing w:after="0" w:line="240" w:lineRule="auto"/>
              <w:rPr>
                <w:ins w:id="14" w:author="Gerald Y Uyesato" w:date="2023-12-13T14:51:00Z"/>
                <w:rFonts w:ascii="Arial" w:hAnsi="Arial" w:cs="Arial"/>
                <w:color w:val="000000"/>
                <w:sz w:val="20"/>
                <w:szCs w:val="20"/>
              </w:rPr>
            </w:pPr>
          </w:p>
        </w:tc>
        <w:tc>
          <w:tcPr>
            <w:tcW w:w="345" w:type="dxa"/>
            <w:gridSpan w:val="2"/>
            <w:tcBorders>
              <w:top w:val="single" w:sz="8" w:space="0" w:color="AFAFAF"/>
              <w:left w:val="nil"/>
              <w:bottom w:val="nil"/>
              <w:right w:val="nil"/>
            </w:tcBorders>
            <w:shd w:val="clear" w:color="auto" w:fill="FFFFFF"/>
          </w:tcPr>
          <w:p w14:paraId="7371E903" w14:textId="22E116DE" w:rsidR="001E6CEE" w:rsidRDefault="001E6CEE" w:rsidP="00255875">
            <w:pPr>
              <w:widowControl w:val="0"/>
              <w:autoSpaceDE w:val="0"/>
              <w:autoSpaceDN w:val="0"/>
              <w:adjustRightInd w:val="0"/>
              <w:spacing w:after="0" w:line="240" w:lineRule="auto"/>
              <w:rPr>
                <w:ins w:id="15" w:author="Gerald Y Uyesato" w:date="2023-12-13T14:51:00Z"/>
                <w:rFonts w:ascii="Arial" w:hAnsi="Arial" w:cs="Arial"/>
                <w:color w:val="000000"/>
                <w:sz w:val="20"/>
                <w:szCs w:val="20"/>
              </w:rPr>
            </w:pPr>
            <w:ins w:id="16" w:author="Gerald Y Uyesato" w:date="2023-12-13T14:51:00Z">
              <w:r>
                <w:rPr>
                  <w:rFonts w:ascii="Arial" w:hAnsi="Arial" w:cs="Arial"/>
                  <w:color w:val="000000"/>
                  <w:sz w:val="20"/>
                  <w:szCs w:val="20"/>
                </w:rPr>
                <w:t>[x]</w:t>
              </w:r>
            </w:ins>
          </w:p>
        </w:tc>
        <w:tc>
          <w:tcPr>
            <w:tcW w:w="1728" w:type="dxa"/>
            <w:gridSpan w:val="2"/>
            <w:tcBorders>
              <w:top w:val="single" w:sz="8" w:space="0" w:color="AFAFAF"/>
              <w:left w:val="nil"/>
              <w:bottom w:val="nil"/>
              <w:right w:val="nil"/>
            </w:tcBorders>
            <w:shd w:val="clear" w:color="auto" w:fill="FFFFFF"/>
          </w:tcPr>
          <w:p w14:paraId="3536025D" w14:textId="77777777" w:rsidR="009A3EF3" w:rsidRDefault="009A3EF3" w:rsidP="009A3EF3">
            <w:pPr>
              <w:widowControl w:val="0"/>
              <w:autoSpaceDE w:val="0"/>
              <w:autoSpaceDN w:val="0"/>
              <w:adjustRightInd w:val="0"/>
              <w:spacing w:after="0" w:line="240" w:lineRule="auto"/>
              <w:rPr>
                <w:ins w:id="17" w:author="Gerald Y Uyesato" w:date="2023-12-18T08:45:00Z"/>
                <w:rFonts w:ascii="Arial" w:hAnsi="Arial" w:cs="Arial"/>
                <w:sz w:val="20"/>
                <w:szCs w:val="20"/>
              </w:rPr>
            </w:pPr>
            <w:ins w:id="18" w:author="Gerald Y Uyesato" w:date="2023-12-18T08:45:00Z">
              <w:r>
                <w:rPr>
                  <w:rFonts w:ascii="Arial" w:hAnsi="Arial" w:cs="Arial"/>
                  <w:sz w:val="20"/>
                  <w:szCs w:val="20"/>
                </w:rPr>
                <w:t xml:space="preserve">COMPREHENSIVE URINE DRUG SCREEN </w:t>
              </w:r>
              <w:r>
                <w:rPr>
                  <w:rFonts w:ascii="Arial" w:hAnsi="Arial" w:cs="Arial"/>
                  <w:color w:val="000000"/>
                  <w:sz w:val="20"/>
                  <w:szCs w:val="20"/>
                </w:rPr>
                <w:t>[262043]</w:t>
              </w:r>
            </w:ins>
          </w:p>
          <w:p w14:paraId="74050D0D" w14:textId="697C9C5C" w:rsidR="001E6CEE" w:rsidRDefault="001E6CEE" w:rsidP="00255875">
            <w:pPr>
              <w:widowControl w:val="0"/>
              <w:autoSpaceDE w:val="0"/>
              <w:autoSpaceDN w:val="0"/>
              <w:adjustRightInd w:val="0"/>
              <w:spacing w:after="0" w:line="240" w:lineRule="auto"/>
              <w:rPr>
                <w:ins w:id="19" w:author="Gerald Y Uyesato" w:date="2023-12-13T14:51:00Z"/>
                <w:rFonts w:ascii="Arial" w:hAnsi="Arial" w:cs="Arial"/>
                <w:color w:val="000000"/>
                <w:sz w:val="20"/>
                <w:szCs w:val="20"/>
              </w:rPr>
            </w:pPr>
            <w:ins w:id="20" w:author="Gerald Y Uyesato" w:date="2023-12-13T14:53:00Z">
              <w:r>
                <w:rPr>
                  <w:rFonts w:ascii="Arial" w:hAnsi="Arial" w:cs="Arial"/>
                  <w:color w:val="000000"/>
                  <w:sz w:val="20"/>
                  <w:szCs w:val="20"/>
                </w:rPr>
                <w:t>stat, once</w:t>
              </w:r>
            </w:ins>
          </w:p>
        </w:tc>
        <w:tc>
          <w:tcPr>
            <w:tcW w:w="345" w:type="dxa"/>
            <w:gridSpan w:val="2"/>
            <w:tcBorders>
              <w:top w:val="single" w:sz="8" w:space="0" w:color="AFAFAF"/>
              <w:left w:val="nil"/>
              <w:bottom w:val="nil"/>
              <w:right w:val="nil"/>
            </w:tcBorders>
            <w:shd w:val="clear" w:color="auto" w:fill="FFFFFF"/>
          </w:tcPr>
          <w:p w14:paraId="00D29A65" w14:textId="0B2EBE77" w:rsidR="001E6CEE" w:rsidRDefault="001E6CEE" w:rsidP="00255875">
            <w:pPr>
              <w:widowControl w:val="0"/>
              <w:autoSpaceDE w:val="0"/>
              <w:autoSpaceDN w:val="0"/>
              <w:adjustRightInd w:val="0"/>
              <w:spacing w:after="0" w:line="240" w:lineRule="auto"/>
              <w:rPr>
                <w:ins w:id="21" w:author="Gerald Y Uyesato" w:date="2023-12-13T14:51:00Z"/>
                <w:rFonts w:ascii="Arial" w:hAnsi="Arial" w:cs="Arial"/>
                <w:sz w:val="20"/>
                <w:szCs w:val="20"/>
              </w:rPr>
            </w:pPr>
          </w:p>
        </w:tc>
        <w:tc>
          <w:tcPr>
            <w:tcW w:w="8871" w:type="dxa"/>
            <w:gridSpan w:val="6"/>
            <w:tcBorders>
              <w:top w:val="single" w:sz="8" w:space="0" w:color="AFAFAF"/>
              <w:left w:val="nil"/>
              <w:bottom w:val="nil"/>
              <w:right w:val="nil"/>
            </w:tcBorders>
          </w:tcPr>
          <w:p w14:paraId="7D9064EF" w14:textId="3612AF56" w:rsidR="009A3EF3" w:rsidRDefault="009A3EF3" w:rsidP="009A3EF3">
            <w:pPr>
              <w:widowControl w:val="0"/>
              <w:autoSpaceDE w:val="0"/>
              <w:autoSpaceDN w:val="0"/>
              <w:adjustRightInd w:val="0"/>
              <w:spacing w:after="0" w:line="240" w:lineRule="auto"/>
              <w:rPr>
                <w:ins w:id="22" w:author="Gerald Y Uyesato" w:date="2023-12-18T08:45:00Z"/>
                <w:rFonts w:ascii="Arial" w:hAnsi="Arial" w:cs="Arial"/>
                <w:color w:val="000000"/>
                <w:sz w:val="20"/>
                <w:szCs w:val="20"/>
              </w:rPr>
            </w:pPr>
            <w:ins w:id="23" w:author="Gerald Y Uyesato" w:date="2023-12-18T08:45:00Z">
              <w:r>
                <w:rPr>
                  <w:rFonts w:ascii="Arial" w:hAnsi="Arial" w:cs="Arial"/>
                  <w:sz w:val="20"/>
                  <w:szCs w:val="20"/>
                </w:rPr>
                <w:t>STAT, ONCE</w:t>
              </w:r>
            </w:ins>
          </w:p>
          <w:p w14:paraId="2A79D31C" w14:textId="4884CD9E" w:rsidR="001E6CEE" w:rsidRDefault="001E6CEE" w:rsidP="009A3EF3">
            <w:pPr>
              <w:widowControl w:val="0"/>
              <w:autoSpaceDE w:val="0"/>
              <w:autoSpaceDN w:val="0"/>
              <w:adjustRightInd w:val="0"/>
              <w:spacing w:after="0" w:line="240" w:lineRule="auto"/>
              <w:rPr>
                <w:ins w:id="24" w:author="Gerald Y Uyesato" w:date="2023-12-13T14:51:00Z"/>
                <w:rFonts w:ascii="Arial" w:hAnsi="Arial" w:cs="Arial"/>
                <w:sz w:val="20"/>
                <w:szCs w:val="20"/>
              </w:rPr>
            </w:pPr>
            <w:ins w:id="25" w:author="Gerald Y Uyesato" w:date="2023-12-13T14:53:00Z">
              <w:r>
                <w:rPr>
                  <w:rFonts w:ascii="Arial" w:hAnsi="Arial" w:cs="Arial"/>
                  <w:sz w:val="20"/>
                  <w:szCs w:val="20"/>
                </w:rPr>
                <w:t>Comments</w:t>
              </w:r>
              <w:r w:rsidRPr="00BD20C5">
                <w:rPr>
                  <w:rFonts w:ascii="Arial" w:hAnsi="Arial" w:cs="Arial"/>
                  <w:color w:val="000000"/>
                  <w:sz w:val="20"/>
                  <w:szCs w:val="20"/>
                </w:rPr>
                <w:t>: Screening panel includes: alcohol (ethyl glucuronide), cannabinoids (THC), buprenorphine, fentanyl, heroine (6-MAM), hydrocodone/hydromorphone, methadone, opiates, oxycodone/oxymorphone, tramadol, amphetamines, benzodiazepines, cocaine, phencyclidine (PCP), MDA/MDMA.</w:t>
              </w:r>
              <w:r>
                <w:rPr>
                  <w:rFonts w:ascii="Arial" w:hAnsi="Arial" w:cs="Arial"/>
                  <w:color w:val="000000"/>
                  <w:sz w:val="20"/>
                  <w:szCs w:val="20"/>
                </w:rPr>
                <w:t xml:space="preserve"> </w:t>
              </w:r>
            </w:ins>
          </w:p>
        </w:tc>
      </w:tr>
      <w:tr w:rsidR="00255875" w14:paraId="23550C99" w14:textId="77777777" w:rsidTr="00255875">
        <w:trPr>
          <w:gridAfter w:val="1"/>
          <w:wAfter w:w="118" w:type="dxa"/>
          <w:cantSplit/>
        </w:trPr>
        <w:tc>
          <w:tcPr>
            <w:tcW w:w="115" w:type="dxa"/>
            <w:tcBorders>
              <w:top w:val="nil"/>
              <w:left w:val="single" w:sz="8" w:space="0" w:color="AFAFAF"/>
              <w:bottom w:val="nil"/>
              <w:right w:val="nil"/>
            </w:tcBorders>
          </w:tcPr>
          <w:p w14:paraId="3D51464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203147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7B36372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URINALYSIS, AUTOMATED [81003B]</w:t>
            </w:r>
          </w:p>
        </w:tc>
        <w:tc>
          <w:tcPr>
            <w:tcW w:w="345" w:type="dxa"/>
            <w:gridSpan w:val="2"/>
            <w:tcBorders>
              <w:top w:val="single" w:sz="8" w:space="0" w:color="AFAFAF"/>
              <w:left w:val="nil"/>
              <w:bottom w:val="nil"/>
              <w:right w:val="nil"/>
            </w:tcBorders>
            <w:shd w:val="clear" w:color="auto" w:fill="FFFFFF"/>
          </w:tcPr>
          <w:p w14:paraId="69EDFBE0"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255875" w14:paraId="1F856337" w14:textId="77777777">
              <w:tc>
                <w:tcPr>
                  <w:tcW w:w="2128" w:type="dxa"/>
                </w:tcPr>
                <w:p w14:paraId="69E4A93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Pr>
                <w:p w14:paraId="043BE7C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Pr>
                <w:p w14:paraId="0937F73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4312DF3A"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Pr>
                <w:p w14:paraId="460A986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255875" w14:paraId="2CAB49C1" w14:textId="77777777">
              <w:tc>
                <w:tcPr>
                  <w:tcW w:w="2128" w:type="dxa"/>
                </w:tcPr>
                <w:p w14:paraId="5B3BE68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2406E58A"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Pr>
                <w:p w14:paraId="37A0B095"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2AA3089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Pr>
                <w:p w14:paraId="4B8E49A0"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255875" w14:paraId="33B60903" w14:textId="77777777">
              <w:tc>
                <w:tcPr>
                  <w:tcW w:w="2128" w:type="dxa"/>
                  <w:tcBorders>
                    <w:top w:val="single" w:sz="8" w:space="0" w:color="AFAFAF"/>
                  </w:tcBorders>
                </w:tcPr>
                <w:p w14:paraId="423947A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2A7ECA0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D18574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9D8897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31DA7AA"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1D368AA9" w14:textId="77777777">
              <w:tc>
                <w:tcPr>
                  <w:tcW w:w="2128" w:type="dxa"/>
                  <w:tcBorders>
                    <w:top w:val="single" w:sz="8" w:space="0" w:color="AFAFAF"/>
                  </w:tcBorders>
                </w:tcPr>
                <w:p w14:paraId="6984934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1E12E6C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62D48C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224DA8E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85558A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[daily]   [Tom AM]</w:t>
                  </w:r>
                </w:p>
              </w:tc>
            </w:tr>
            <w:tr w:rsidR="00255875" w14:paraId="2069EC76" w14:textId="77777777">
              <w:tc>
                <w:tcPr>
                  <w:tcW w:w="2128" w:type="dxa"/>
                  <w:tcBorders>
                    <w:top w:val="single" w:sz="8" w:space="0" w:color="AFAFAF"/>
                  </w:tcBorders>
                </w:tcPr>
                <w:p w14:paraId="50722B44"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46F2C08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9D1837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66" w:type="dxa"/>
                  <w:tcBorders>
                    <w:top w:val="single" w:sz="8" w:space="0" w:color="AFAFAF"/>
                  </w:tcBorders>
                </w:tcPr>
                <w:p w14:paraId="25AD467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3745191"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255875" w14:paraId="573582BC" w14:textId="77777777">
              <w:tc>
                <w:tcPr>
                  <w:tcW w:w="2128" w:type="dxa"/>
                  <w:tcBorders>
                    <w:top w:val="single" w:sz="8" w:space="0" w:color="AFAFAF"/>
                  </w:tcBorders>
                </w:tcPr>
                <w:p w14:paraId="1AA13AF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365FF63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A765A34"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66" w:type="dxa"/>
                  <w:tcBorders>
                    <w:top w:val="single" w:sz="8" w:space="0" w:color="AFAFAF"/>
                  </w:tcBorders>
                </w:tcPr>
                <w:p w14:paraId="496F40C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C14DB7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255875" w14:paraId="77EE1544" w14:textId="77777777">
              <w:tc>
                <w:tcPr>
                  <w:tcW w:w="2128" w:type="dxa"/>
                  <w:tcBorders>
                    <w:top w:val="single" w:sz="8" w:space="0" w:color="AFAFAF"/>
                  </w:tcBorders>
                </w:tcPr>
                <w:p w14:paraId="3AE539D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06E8DB4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E30008A"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291834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3651547"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255875" w14:paraId="13BF26C4"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255875" w14:paraId="2F7637DA" w14:textId="77777777">
                    <w:tc>
                      <w:tcPr>
                        <w:tcW w:w="212" w:type="dxa"/>
                      </w:tcPr>
                      <w:p w14:paraId="03B2C5B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15" w:type="dxa"/>
                      </w:tcPr>
                      <w:p w14:paraId="7C56F80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6549843A"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062A3B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32EE2D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8C04F2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4A891B6"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p w14:paraId="41EABC19"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653EE1C6"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386848D7"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255875" w14:paraId="56910948" w14:textId="77777777">
              <w:tc>
                <w:tcPr>
                  <w:tcW w:w="2128" w:type="dxa"/>
                  <w:tcBorders>
                    <w:top w:val="single" w:sz="8" w:space="0" w:color="AFAFAF"/>
                  </w:tcBorders>
                </w:tcPr>
                <w:p w14:paraId="273EEBB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33E4D1D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C54396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62B9CC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22B6A1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01707B80" w14:textId="77777777">
              <w:tc>
                <w:tcPr>
                  <w:tcW w:w="2128" w:type="dxa"/>
                  <w:tcBorders>
                    <w:top w:val="single" w:sz="8" w:space="0" w:color="AFAFAF"/>
                  </w:tcBorders>
                </w:tcPr>
                <w:p w14:paraId="151DF9B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3A016A7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35E7600"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9E1DA3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87DE96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bl>
          <w:p w14:paraId="533E97D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133485E8" w14:textId="77777777" w:rsidTr="00255875">
        <w:trPr>
          <w:gridAfter w:val="1"/>
          <w:wAfter w:w="118" w:type="dxa"/>
          <w:cantSplit/>
        </w:trPr>
        <w:tc>
          <w:tcPr>
            <w:tcW w:w="115" w:type="dxa"/>
            <w:tcBorders>
              <w:top w:val="nil"/>
              <w:left w:val="single" w:sz="8" w:space="0" w:color="AFAFAF"/>
              <w:bottom w:val="nil"/>
              <w:right w:val="nil"/>
            </w:tcBorders>
          </w:tcPr>
          <w:p w14:paraId="10D10C9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EDBFF5A"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18DFF005"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URINE CULTURE [87088C]</w:t>
            </w:r>
          </w:p>
        </w:tc>
        <w:tc>
          <w:tcPr>
            <w:tcW w:w="345" w:type="dxa"/>
            <w:gridSpan w:val="2"/>
            <w:tcBorders>
              <w:top w:val="single" w:sz="8" w:space="0" w:color="AFAFAF"/>
              <w:left w:val="nil"/>
              <w:bottom w:val="nil"/>
              <w:right w:val="nil"/>
            </w:tcBorders>
            <w:shd w:val="clear" w:color="auto" w:fill="FFFFFF"/>
          </w:tcPr>
          <w:p w14:paraId="6207BED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255875" w14:paraId="7B0A2368" w14:textId="77777777">
              <w:tc>
                <w:tcPr>
                  <w:tcW w:w="2128" w:type="dxa"/>
                </w:tcPr>
                <w:p w14:paraId="5E32165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Pr>
                <w:p w14:paraId="428F598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Pr>
                <w:p w14:paraId="106A4EB0"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595963B8"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Pr>
                <w:p w14:paraId="5553630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255875" w14:paraId="507D4774" w14:textId="77777777">
              <w:tc>
                <w:tcPr>
                  <w:tcW w:w="2128" w:type="dxa"/>
                </w:tcPr>
                <w:p w14:paraId="4EFD4B4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663D143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Pr>
                <w:p w14:paraId="503C873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3D1D67D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Pr>
                <w:p w14:paraId="2C2632F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255875" w14:paraId="7C9A29AD" w14:textId="77777777">
              <w:tc>
                <w:tcPr>
                  <w:tcW w:w="2128" w:type="dxa"/>
                  <w:tcBorders>
                    <w:top w:val="single" w:sz="8" w:space="0" w:color="AFAFAF"/>
                  </w:tcBorders>
                </w:tcPr>
                <w:p w14:paraId="712B094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1B10B8D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B9029A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49A0CA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4E47CF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0EF85D0E" w14:textId="77777777">
              <w:tc>
                <w:tcPr>
                  <w:tcW w:w="2128" w:type="dxa"/>
                  <w:tcBorders>
                    <w:top w:val="single" w:sz="8" w:space="0" w:color="AFAFAF"/>
                  </w:tcBorders>
                </w:tcPr>
                <w:p w14:paraId="413DC311"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7971285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52537D3"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7FDB3F5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919D475"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[q4H]   [Today]   [PRN]   [qAM]   [Tom AM]   [q other AM]</w:t>
                  </w:r>
                </w:p>
              </w:tc>
            </w:tr>
            <w:tr w:rsidR="00255875" w14:paraId="22E773B0" w14:textId="77777777">
              <w:tc>
                <w:tcPr>
                  <w:tcW w:w="2128" w:type="dxa"/>
                  <w:tcBorders>
                    <w:top w:val="single" w:sz="8" w:space="0" w:color="AFAFAF"/>
                  </w:tcBorders>
                </w:tcPr>
                <w:p w14:paraId="69169FA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23F8958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28D222E"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LAB</w:t>
                  </w:r>
                </w:p>
              </w:tc>
              <w:tc>
                <w:tcPr>
                  <w:tcW w:w="266" w:type="dxa"/>
                  <w:tcBorders>
                    <w:top w:val="single" w:sz="8" w:space="0" w:color="AFAFAF"/>
                  </w:tcBorders>
                </w:tcPr>
                <w:p w14:paraId="4B64F2C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AC2EC1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255875" w14:paraId="12DD05FB" w14:textId="77777777">
              <w:tc>
                <w:tcPr>
                  <w:tcW w:w="2128" w:type="dxa"/>
                  <w:tcBorders>
                    <w:top w:val="single" w:sz="8" w:space="0" w:color="AFAFAF"/>
                  </w:tcBorders>
                </w:tcPr>
                <w:p w14:paraId="244DF83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5E38F2B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9C3EC9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66" w:type="dxa"/>
                  <w:tcBorders>
                    <w:top w:val="single" w:sz="8" w:space="0" w:color="AFAFAF"/>
                  </w:tcBorders>
                </w:tcPr>
                <w:p w14:paraId="7C58005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7131A19"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255875" w14:paraId="1D8B4F1A" w14:textId="77777777">
              <w:tc>
                <w:tcPr>
                  <w:tcW w:w="2128" w:type="dxa"/>
                  <w:tcBorders>
                    <w:top w:val="single" w:sz="8" w:space="0" w:color="AFAFAF"/>
                  </w:tcBorders>
                </w:tcPr>
                <w:p w14:paraId="443B19F1"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2A5F0F6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BDE24D4"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437A704"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60F21AA"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   [Auto release in 10 days]</w:t>
                  </w:r>
                </w:p>
              </w:tc>
            </w:tr>
            <w:tr w:rsidR="00255875" w14:paraId="14D2E2FB"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255875" w14:paraId="19021289" w14:textId="77777777">
                    <w:tc>
                      <w:tcPr>
                        <w:tcW w:w="212" w:type="dxa"/>
                      </w:tcPr>
                      <w:p w14:paraId="046651D8"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15" w:type="dxa"/>
                      </w:tcPr>
                      <w:p w14:paraId="645E8430"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7F8DD73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F86B484"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DC8343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4893E50"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0284C6C"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p w14:paraId="7508780A"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 Or (answer = Auto release in 10 days)</w:t>
                  </w:r>
                </w:p>
                <w:p w14:paraId="60F2094C"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405B9794"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255875" w14:paraId="39107A90" w14:textId="77777777">
              <w:tc>
                <w:tcPr>
                  <w:tcW w:w="2128" w:type="dxa"/>
                  <w:tcBorders>
                    <w:top w:val="single" w:sz="8" w:space="0" w:color="AFAFAF"/>
                  </w:tcBorders>
                </w:tcPr>
                <w:p w14:paraId="795A8555"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20B9F90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99351C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3B5A0D4"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9E7B4D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0423E6AE" w14:textId="77777777">
              <w:tc>
                <w:tcPr>
                  <w:tcW w:w="2128" w:type="dxa"/>
                  <w:tcBorders>
                    <w:top w:val="single" w:sz="8" w:space="0" w:color="AFAFAF"/>
                  </w:tcBorders>
                </w:tcPr>
                <w:p w14:paraId="483AA879"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0D5E12B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D00810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763744A"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D7106E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bl>
          <w:p w14:paraId="70554B3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7C5B5387" w14:textId="77777777" w:rsidTr="00255875">
        <w:trPr>
          <w:gridAfter w:val="1"/>
          <w:wAfter w:w="118" w:type="dxa"/>
          <w:cantSplit/>
        </w:trPr>
        <w:tc>
          <w:tcPr>
            <w:tcW w:w="115" w:type="dxa"/>
            <w:tcBorders>
              <w:top w:val="nil"/>
              <w:left w:val="single" w:sz="8" w:space="0" w:color="AFAFAF"/>
              <w:bottom w:val="nil"/>
              <w:right w:val="nil"/>
            </w:tcBorders>
          </w:tcPr>
          <w:p w14:paraId="6101DCD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1F81E97E"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55E741E4"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23D7ADB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2430B9F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776704B3" w14:textId="77777777" w:rsidTr="00255875">
        <w:tc>
          <w:tcPr>
            <w:tcW w:w="115" w:type="dxa"/>
            <w:tcBorders>
              <w:top w:val="nil"/>
              <w:left w:val="single" w:sz="8" w:space="0" w:color="AFAFAF"/>
              <w:bottom w:val="nil"/>
              <w:right w:val="nil"/>
            </w:tcBorders>
          </w:tcPr>
          <w:p w14:paraId="56A06C96" w14:textId="77777777" w:rsidR="00255875" w:rsidRDefault="00255875" w:rsidP="00255875">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lastRenderedPageBreak/>
              <w:t xml:space="preserve">  </w:t>
            </w:r>
          </w:p>
        </w:tc>
        <w:tc>
          <w:tcPr>
            <w:tcW w:w="11289" w:type="dxa"/>
            <w:gridSpan w:val="12"/>
            <w:tcBorders>
              <w:top w:val="nil"/>
              <w:left w:val="nil"/>
              <w:bottom w:val="nil"/>
              <w:right w:val="nil"/>
            </w:tcBorders>
          </w:tcPr>
          <w:p w14:paraId="63728AC9" w14:textId="77777777" w:rsidR="00255875" w:rsidRDefault="00255875" w:rsidP="00255875">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8" w:type="dxa"/>
            <w:tcBorders>
              <w:top w:val="nil"/>
              <w:left w:val="nil"/>
              <w:bottom w:val="nil"/>
              <w:right w:val="nil"/>
            </w:tcBorders>
          </w:tcPr>
          <w:p w14:paraId="3C43281F" w14:textId="77777777" w:rsidR="00255875" w:rsidRDefault="00255875" w:rsidP="00255875">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255875" w14:paraId="51A6685C" w14:textId="77777777" w:rsidTr="00255875">
        <w:trPr>
          <w:gridAfter w:val="1"/>
          <w:wAfter w:w="118" w:type="dxa"/>
          <w:cantSplit/>
        </w:trPr>
        <w:tc>
          <w:tcPr>
            <w:tcW w:w="115" w:type="dxa"/>
            <w:tcBorders>
              <w:top w:val="nil"/>
              <w:left w:val="single" w:sz="8" w:space="0" w:color="AFAFAF"/>
              <w:bottom w:val="nil"/>
              <w:right w:val="nil"/>
            </w:tcBorders>
          </w:tcPr>
          <w:p w14:paraId="462C4641"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2B9015F0"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Imaging [18798]</w:t>
            </w:r>
          </w:p>
        </w:tc>
      </w:tr>
      <w:tr w:rsidR="00255875" w14:paraId="566BB0E3" w14:textId="77777777" w:rsidTr="00255875">
        <w:tc>
          <w:tcPr>
            <w:tcW w:w="115" w:type="dxa"/>
            <w:tcBorders>
              <w:top w:val="nil"/>
              <w:left w:val="single" w:sz="8" w:space="0" w:color="AFAFAF"/>
              <w:bottom w:val="nil"/>
              <w:right w:val="nil"/>
            </w:tcBorders>
          </w:tcPr>
          <w:p w14:paraId="77FE78E5" w14:textId="77777777" w:rsidR="00255875" w:rsidRDefault="00255875" w:rsidP="00255875">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289" w:type="dxa"/>
            <w:gridSpan w:val="12"/>
            <w:tcBorders>
              <w:top w:val="nil"/>
              <w:left w:val="nil"/>
              <w:bottom w:val="nil"/>
              <w:right w:val="nil"/>
            </w:tcBorders>
          </w:tcPr>
          <w:p w14:paraId="7870E379" w14:textId="77777777" w:rsidR="00255875" w:rsidRDefault="00255875" w:rsidP="00255875">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8" w:type="dxa"/>
            <w:tcBorders>
              <w:top w:val="nil"/>
              <w:left w:val="nil"/>
              <w:bottom w:val="nil"/>
              <w:right w:val="nil"/>
            </w:tcBorders>
          </w:tcPr>
          <w:p w14:paraId="1DD38395" w14:textId="77777777" w:rsidR="00255875" w:rsidRDefault="00255875" w:rsidP="00255875">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255875" w14:paraId="452EB3BE" w14:textId="77777777" w:rsidTr="00255875">
        <w:trPr>
          <w:gridAfter w:val="1"/>
          <w:wAfter w:w="118" w:type="dxa"/>
        </w:trPr>
        <w:tc>
          <w:tcPr>
            <w:tcW w:w="115" w:type="dxa"/>
            <w:tcBorders>
              <w:top w:val="nil"/>
              <w:left w:val="single" w:sz="8" w:space="0" w:color="AFAFAF"/>
              <w:bottom w:val="nil"/>
              <w:right w:val="nil"/>
            </w:tcBorders>
          </w:tcPr>
          <w:p w14:paraId="7C6DD26C"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C2E70E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3CADDE2E"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CT HEAD, WO CONTRAST                          [70450A]</w:t>
            </w:r>
          </w:p>
        </w:tc>
        <w:tc>
          <w:tcPr>
            <w:tcW w:w="345" w:type="dxa"/>
            <w:gridSpan w:val="2"/>
            <w:tcBorders>
              <w:top w:val="single" w:sz="8" w:space="0" w:color="AFAFAF"/>
              <w:left w:val="nil"/>
              <w:bottom w:val="nil"/>
              <w:right w:val="nil"/>
            </w:tcBorders>
            <w:shd w:val="clear" w:color="auto" w:fill="FFFFFF"/>
          </w:tcPr>
          <w:p w14:paraId="75314E2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255875" w14:paraId="214A237B" w14:textId="77777777">
              <w:tc>
                <w:tcPr>
                  <w:tcW w:w="2128" w:type="dxa"/>
                </w:tcPr>
                <w:p w14:paraId="7F8FCD8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Pr>
                <w:p w14:paraId="4ACDEB5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Pr>
                <w:p w14:paraId="58CA8DAC"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6DA9DF3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Pr>
                <w:p w14:paraId="28E62C9C"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255875" w14:paraId="4FD523CE" w14:textId="77777777">
              <w:tc>
                <w:tcPr>
                  <w:tcW w:w="2128" w:type="dxa"/>
                </w:tcPr>
                <w:p w14:paraId="343FF21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1438008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Pr>
                <w:p w14:paraId="437810A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7023D4E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Pr>
                <w:p w14:paraId="29AC3E0C"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255875" w14:paraId="6CF8B7ED" w14:textId="77777777">
              <w:tc>
                <w:tcPr>
                  <w:tcW w:w="2128" w:type="dxa"/>
                  <w:tcBorders>
                    <w:top w:val="single" w:sz="8" w:space="0" w:color="AFAFAF"/>
                  </w:tcBorders>
                </w:tcPr>
                <w:p w14:paraId="3ECB80A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2014942A"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084D9E3"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13A7B00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3180EB3"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[Today]   [Tomorrow AM 0700]   [TOMORROW PM 1600]</w:t>
                  </w:r>
                </w:p>
              </w:tc>
            </w:tr>
            <w:tr w:rsidR="00255875" w14:paraId="61F5B93F" w14:textId="77777777">
              <w:tc>
                <w:tcPr>
                  <w:tcW w:w="2128" w:type="dxa"/>
                  <w:tcBorders>
                    <w:top w:val="single" w:sz="8" w:space="0" w:color="AFAFAF"/>
                  </w:tcBorders>
                </w:tcPr>
                <w:p w14:paraId="1CB4E334"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Is the Patient Pregnant?</w:t>
                  </w:r>
                </w:p>
              </w:tc>
              <w:tc>
                <w:tcPr>
                  <w:tcW w:w="266" w:type="dxa"/>
                  <w:tcBorders>
                    <w:top w:val="single" w:sz="8" w:space="0" w:color="AFAFAF"/>
                  </w:tcBorders>
                </w:tcPr>
                <w:p w14:paraId="627D0F24"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2BABC54"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0D7E41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5553C4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46356ED6" w14:textId="77777777">
              <w:tc>
                <w:tcPr>
                  <w:tcW w:w="2128" w:type="dxa"/>
                  <w:tcBorders>
                    <w:top w:val="single" w:sz="8" w:space="0" w:color="AFAFAF"/>
                  </w:tcBorders>
                </w:tcPr>
                <w:p w14:paraId="2AD0824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Method of transportation:</w:t>
                  </w:r>
                </w:p>
              </w:tc>
              <w:tc>
                <w:tcPr>
                  <w:tcW w:w="266" w:type="dxa"/>
                  <w:tcBorders>
                    <w:top w:val="single" w:sz="8" w:space="0" w:color="AFAFAF"/>
                  </w:tcBorders>
                </w:tcPr>
                <w:p w14:paraId="1C228FD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4F53831"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WHEELCHAIR</w:t>
                  </w:r>
                </w:p>
              </w:tc>
              <w:tc>
                <w:tcPr>
                  <w:tcW w:w="266" w:type="dxa"/>
                  <w:tcBorders>
                    <w:top w:val="single" w:sz="8" w:space="0" w:color="AFAFAF"/>
                  </w:tcBorders>
                </w:tcPr>
                <w:p w14:paraId="7E79B120"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D8D063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7311E98F" w14:textId="77777777">
              <w:tc>
                <w:tcPr>
                  <w:tcW w:w="2128" w:type="dxa"/>
                  <w:tcBorders>
                    <w:top w:val="single" w:sz="8" w:space="0" w:color="AFAFAF"/>
                  </w:tcBorders>
                </w:tcPr>
                <w:p w14:paraId="0AE9DA51"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For transportation, Portable O2?</w:t>
                  </w:r>
                </w:p>
              </w:tc>
              <w:tc>
                <w:tcPr>
                  <w:tcW w:w="266" w:type="dxa"/>
                  <w:tcBorders>
                    <w:top w:val="single" w:sz="8" w:space="0" w:color="AFAFAF"/>
                  </w:tcBorders>
                </w:tcPr>
                <w:p w14:paraId="48690F58"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17E8C79"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w:t>
                  </w:r>
                </w:p>
              </w:tc>
              <w:tc>
                <w:tcPr>
                  <w:tcW w:w="266" w:type="dxa"/>
                  <w:tcBorders>
                    <w:top w:val="single" w:sz="8" w:space="0" w:color="AFAFAF"/>
                  </w:tcBorders>
                </w:tcPr>
                <w:p w14:paraId="6EDFA7D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536D18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4CDD376B" w14:textId="77777777">
              <w:tc>
                <w:tcPr>
                  <w:tcW w:w="2128" w:type="dxa"/>
                  <w:tcBorders>
                    <w:top w:val="single" w:sz="8" w:space="0" w:color="AFAFAF"/>
                  </w:tcBorders>
                </w:tcPr>
                <w:p w14:paraId="1139FCE7"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For transportation, IV pole?</w:t>
                  </w:r>
                </w:p>
              </w:tc>
              <w:tc>
                <w:tcPr>
                  <w:tcW w:w="266" w:type="dxa"/>
                  <w:tcBorders>
                    <w:top w:val="single" w:sz="8" w:space="0" w:color="AFAFAF"/>
                  </w:tcBorders>
                </w:tcPr>
                <w:p w14:paraId="78A7D76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9FF47B5"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w:t>
                  </w:r>
                </w:p>
              </w:tc>
              <w:tc>
                <w:tcPr>
                  <w:tcW w:w="266" w:type="dxa"/>
                  <w:tcBorders>
                    <w:top w:val="single" w:sz="8" w:space="0" w:color="AFAFAF"/>
                  </w:tcBorders>
                </w:tcPr>
                <w:p w14:paraId="316EDB1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4D7261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24D6C74D" w14:textId="77777777">
              <w:tc>
                <w:tcPr>
                  <w:tcW w:w="2128" w:type="dxa"/>
                  <w:tcBorders>
                    <w:top w:val="single" w:sz="8" w:space="0" w:color="AFAFAF"/>
                  </w:tcBorders>
                </w:tcPr>
                <w:p w14:paraId="5DA3CF6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For transportation, Infusion Device?</w:t>
                  </w:r>
                </w:p>
              </w:tc>
              <w:tc>
                <w:tcPr>
                  <w:tcW w:w="266" w:type="dxa"/>
                  <w:tcBorders>
                    <w:top w:val="single" w:sz="8" w:space="0" w:color="AFAFAF"/>
                  </w:tcBorders>
                </w:tcPr>
                <w:p w14:paraId="7058597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86DFDA9"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w:t>
                  </w:r>
                </w:p>
              </w:tc>
              <w:tc>
                <w:tcPr>
                  <w:tcW w:w="266" w:type="dxa"/>
                  <w:tcBorders>
                    <w:top w:val="single" w:sz="8" w:space="0" w:color="AFAFAF"/>
                  </w:tcBorders>
                </w:tcPr>
                <w:p w14:paraId="7EA8E99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1159A8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7DE2E0F5" w14:textId="77777777">
              <w:tc>
                <w:tcPr>
                  <w:tcW w:w="2128" w:type="dxa"/>
                  <w:tcBorders>
                    <w:top w:val="single" w:sz="8" w:space="0" w:color="AFAFAF"/>
                  </w:tcBorders>
                </w:tcPr>
                <w:p w14:paraId="5EA891AA"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DOES PT HAVE?</w:t>
                  </w:r>
                </w:p>
              </w:tc>
              <w:tc>
                <w:tcPr>
                  <w:tcW w:w="266" w:type="dxa"/>
                  <w:tcBorders>
                    <w:top w:val="single" w:sz="8" w:space="0" w:color="AFAFAF"/>
                  </w:tcBorders>
                </w:tcPr>
                <w:p w14:paraId="03E9058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D8676B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A8546C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5F973F8"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2577BFFD"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255875" w14:paraId="29104FA5" w14:textId="77777777">
                    <w:tc>
                      <w:tcPr>
                        <w:tcW w:w="212" w:type="dxa"/>
                      </w:tcPr>
                      <w:p w14:paraId="03DD1E8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15" w:type="dxa"/>
                      </w:tcPr>
                      <w:p w14:paraId="54E9D153"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71CC356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229565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6E1D16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02BEE34"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05E3628"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p w14:paraId="09505A47"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KNOWN CONTRAST ALLERGY) Or (answer = RENAL / CHRONIC KIDNEY DISEASE) Or (answer = MULTIPLE MYELOMA) Or (answer = ACTIVE ASTHMA) Or (answer = OR IS TAKING METFORMIN / GLUCOPHAGE)</w:t>
                  </w:r>
                </w:p>
                <w:p w14:paraId="6AA3FCAE"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DOES PT HAVE?</w:t>
                  </w:r>
                </w:p>
                <w:p w14:paraId="30218377"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KNOWN CONTRAST ALLERGY) Or (answer = RENAL / CHRONIC KIDNEY DISEASE) Or (answer = MULTIPLE MYELOMA) Or (answer = ACTIVE ASTHMA) Or (answer = OR IS TAKING METFORMIN / GLUCOPHAGE)</w:t>
                  </w:r>
                </w:p>
                <w:p w14:paraId="10BD476C"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DOES PT HAVE?</w:t>
                  </w:r>
                </w:p>
                <w:p w14:paraId="4869AFE2"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KNOWN CONTRAST ALLERGY) Or (answer = RENAL / CHRONIC KIDNEY DISEASE) Or (answer = MULTIPLE MYELOMA) Or (answer = ACTIVE ASTHMA) Or (answer = OR IS TAKING METFORMIN / GLUCOPHAGE)</w:t>
                  </w:r>
                </w:p>
                <w:p w14:paraId="198D4D0B"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DOES PT HAVE?</w:t>
                  </w:r>
                </w:p>
                <w:p w14:paraId="5CD14D9A"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KNOWN CONTRAST ALLERGY) Or (answer = RENAL / CHRONIC KIDNEY DISEASE) Or (answer = MULTIPLE MYELOMA) Or (answer = ACTIVE ASTHMA) Or (answer = OR IS TAKING METFORMIN / GLUCOPHAGE)</w:t>
                  </w:r>
                </w:p>
                <w:p w14:paraId="649AE60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DOES PT HAVE?</w:t>
                  </w:r>
                </w:p>
              </w:tc>
            </w:tr>
            <w:tr w:rsidR="00255875" w14:paraId="15590212" w14:textId="77777777">
              <w:tc>
                <w:tcPr>
                  <w:tcW w:w="2128" w:type="dxa"/>
                  <w:tcBorders>
                    <w:top w:val="single" w:sz="8" w:space="0" w:color="AFAFAF"/>
                  </w:tcBorders>
                </w:tcPr>
                <w:p w14:paraId="7E0D02C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5430A37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8FD2E4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3E45BC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AA1341C"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255875" w14:paraId="31ED587C"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255875" w14:paraId="4DBCC486" w14:textId="77777777">
                    <w:tc>
                      <w:tcPr>
                        <w:tcW w:w="212" w:type="dxa"/>
                      </w:tcPr>
                      <w:p w14:paraId="12B1359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15" w:type="dxa"/>
                      </w:tcPr>
                      <w:p w14:paraId="3361E5E1"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5DCC361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E43583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89CCDC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28E954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3015368"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p w14:paraId="04E9805F"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0CEE69D9"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315F5930"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255875" w14:paraId="05FC5F52" w14:textId="77777777">
              <w:tc>
                <w:tcPr>
                  <w:tcW w:w="2128" w:type="dxa"/>
                  <w:tcBorders>
                    <w:top w:val="single" w:sz="8" w:space="0" w:color="AFAFAF"/>
                  </w:tcBorders>
                </w:tcPr>
                <w:p w14:paraId="796862E9"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Cross instance scheduling?</w:t>
                  </w:r>
                </w:p>
              </w:tc>
              <w:tc>
                <w:tcPr>
                  <w:tcW w:w="266" w:type="dxa"/>
                  <w:tcBorders>
                    <w:top w:val="single" w:sz="8" w:space="0" w:color="AFAFAF"/>
                  </w:tcBorders>
                </w:tcPr>
                <w:p w14:paraId="34A78AF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A8BFFFA"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7E7DB2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4CF765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59676938"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255875" w14:paraId="11472E0F" w14:textId="77777777">
                    <w:tc>
                      <w:tcPr>
                        <w:tcW w:w="212" w:type="dxa"/>
                      </w:tcPr>
                      <w:p w14:paraId="3DE1939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15" w:type="dxa"/>
                      </w:tcPr>
                      <w:p w14:paraId="11E82103"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72BEB13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8A26F6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A9911E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D50569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E175F0A"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p w14:paraId="01A5B73D"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Yes)</w:t>
                  </w:r>
                </w:p>
                <w:p w14:paraId="4D733FE7"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Original Order #?</w:t>
                  </w:r>
                </w:p>
              </w:tc>
            </w:tr>
            <w:tr w:rsidR="00255875" w14:paraId="20C819C8" w14:textId="77777777">
              <w:tc>
                <w:tcPr>
                  <w:tcW w:w="2128" w:type="dxa"/>
                  <w:tcBorders>
                    <w:top w:val="single" w:sz="8" w:space="0" w:color="AFAFAF"/>
                  </w:tcBorders>
                </w:tcPr>
                <w:p w14:paraId="6F3C68A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Teleradiology is ONLY available between 7 PM </w:t>
                  </w:r>
                  <w:r>
                    <w:rPr>
                      <w:rFonts w:ascii="Arial" w:hAnsi="Arial" w:cs="Arial"/>
                      <w:color w:val="000000"/>
                      <w:sz w:val="20"/>
                      <w:szCs w:val="20"/>
                    </w:rPr>
                    <w:lastRenderedPageBreak/>
                    <w:t>and 7 AM.  Does this need to be read by Teleradiology?</w:t>
                  </w:r>
                </w:p>
              </w:tc>
              <w:tc>
                <w:tcPr>
                  <w:tcW w:w="266" w:type="dxa"/>
                  <w:tcBorders>
                    <w:top w:val="single" w:sz="8" w:space="0" w:color="AFAFAF"/>
                  </w:tcBorders>
                </w:tcPr>
                <w:p w14:paraId="7B87AA4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E9D51D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45AA24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40FE4C4"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67208586" w14:textId="77777777">
              <w:tc>
                <w:tcPr>
                  <w:tcW w:w="2128" w:type="dxa"/>
                  <w:tcBorders>
                    <w:top w:val="single" w:sz="8" w:space="0" w:color="AFAFAF"/>
                  </w:tcBorders>
                </w:tcPr>
                <w:p w14:paraId="3791DAC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 you authorize order modification to better answer the clinical question and relevant laboratory tests per radiology department directives?</w:t>
                  </w:r>
                </w:p>
              </w:tc>
              <w:tc>
                <w:tcPr>
                  <w:tcW w:w="266" w:type="dxa"/>
                  <w:tcBorders>
                    <w:top w:val="single" w:sz="8" w:space="0" w:color="AFAFAF"/>
                  </w:tcBorders>
                </w:tcPr>
                <w:p w14:paraId="71821AC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74AC12E"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Yes</w:t>
                  </w:r>
                </w:p>
              </w:tc>
              <w:tc>
                <w:tcPr>
                  <w:tcW w:w="266" w:type="dxa"/>
                  <w:tcBorders>
                    <w:top w:val="single" w:sz="8" w:space="0" w:color="AFAFAF"/>
                  </w:tcBorders>
                </w:tcPr>
                <w:p w14:paraId="79E1B6A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32A418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30FC8BC0" w14:textId="77777777">
              <w:tc>
                <w:tcPr>
                  <w:tcW w:w="2128" w:type="dxa"/>
                  <w:tcBorders>
                    <w:top w:val="single" w:sz="8" w:space="0" w:color="AFAFAF"/>
                  </w:tcBorders>
                </w:tcPr>
                <w:p w14:paraId="65AF4955"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109D320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995CCF9"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Reason: ________</w:t>
                  </w:r>
                </w:p>
              </w:tc>
              <w:tc>
                <w:tcPr>
                  <w:tcW w:w="266" w:type="dxa"/>
                  <w:tcBorders>
                    <w:top w:val="single" w:sz="8" w:space="0" w:color="AFAFAF"/>
                  </w:tcBorders>
                </w:tcPr>
                <w:p w14:paraId="02E56BC4"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663E2B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bl>
          <w:p w14:paraId="638A215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3B19A852" w14:textId="77777777" w:rsidTr="00255875">
        <w:trPr>
          <w:gridAfter w:val="1"/>
          <w:wAfter w:w="118" w:type="dxa"/>
        </w:trPr>
        <w:tc>
          <w:tcPr>
            <w:tcW w:w="115" w:type="dxa"/>
            <w:tcBorders>
              <w:top w:val="nil"/>
              <w:left w:val="single" w:sz="8" w:space="0" w:color="AFAFAF"/>
              <w:bottom w:val="nil"/>
              <w:right w:val="nil"/>
            </w:tcBorders>
          </w:tcPr>
          <w:p w14:paraId="2BB25A63"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7442640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320529A1"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CTA HEAD (CT ANGIOGRAPHY, HEAD) [70496A]</w:t>
            </w:r>
          </w:p>
        </w:tc>
        <w:tc>
          <w:tcPr>
            <w:tcW w:w="345" w:type="dxa"/>
            <w:gridSpan w:val="2"/>
            <w:tcBorders>
              <w:top w:val="single" w:sz="8" w:space="0" w:color="AFAFAF"/>
              <w:left w:val="nil"/>
              <w:bottom w:val="nil"/>
              <w:right w:val="nil"/>
            </w:tcBorders>
            <w:shd w:val="clear" w:color="auto" w:fill="FFFFFF"/>
          </w:tcPr>
          <w:p w14:paraId="0B1AD65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255875" w14:paraId="5BD11BEA" w14:textId="77777777">
              <w:tc>
                <w:tcPr>
                  <w:tcW w:w="2128" w:type="dxa"/>
                </w:tcPr>
                <w:p w14:paraId="1F9D7AB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Pr>
                <w:p w14:paraId="777946F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Pr>
                <w:p w14:paraId="02A39FEA"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5A3A79F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Pr>
                <w:p w14:paraId="10670901"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255875" w14:paraId="5AA6E039" w14:textId="77777777">
              <w:tc>
                <w:tcPr>
                  <w:tcW w:w="2128" w:type="dxa"/>
                </w:tcPr>
                <w:p w14:paraId="0028D4D3"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39795CF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Pr>
                <w:p w14:paraId="7FEF95E4"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25563C3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Pr>
                <w:p w14:paraId="78511BD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255875" w14:paraId="1C7A73EE" w14:textId="77777777">
              <w:tc>
                <w:tcPr>
                  <w:tcW w:w="2128" w:type="dxa"/>
                  <w:tcBorders>
                    <w:top w:val="single" w:sz="8" w:space="0" w:color="AFAFAF"/>
                  </w:tcBorders>
                </w:tcPr>
                <w:p w14:paraId="4EF4DD1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22D3D61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3C9E6E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63AD34D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6D10A07"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[Today]   [Tomorrow AM 0700]   [TOMORROW PM 1600]</w:t>
                  </w:r>
                </w:p>
              </w:tc>
            </w:tr>
            <w:tr w:rsidR="00255875" w14:paraId="34630FA6" w14:textId="77777777">
              <w:tc>
                <w:tcPr>
                  <w:tcW w:w="2128" w:type="dxa"/>
                  <w:tcBorders>
                    <w:top w:val="single" w:sz="8" w:space="0" w:color="AFAFAF"/>
                  </w:tcBorders>
                </w:tcPr>
                <w:p w14:paraId="20BE2C95"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Is the Patient Pregnant?</w:t>
                  </w:r>
                </w:p>
              </w:tc>
              <w:tc>
                <w:tcPr>
                  <w:tcW w:w="266" w:type="dxa"/>
                  <w:tcBorders>
                    <w:top w:val="single" w:sz="8" w:space="0" w:color="AFAFAF"/>
                  </w:tcBorders>
                </w:tcPr>
                <w:p w14:paraId="3AC10FA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B82EE2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8F768F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682D64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448CE066" w14:textId="77777777">
              <w:tc>
                <w:tcPr>
                  <w:tcW w:w="2128" w:type="dxa"/>
                  <w:tcBorders>
                    <w:top w:val="single" w:sz="8" w:space="0" w:color="AFAFAF"/>
                  </w:tcBorders>
                </w:tcPr>
                <w:p w14:paraId="575C3370"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DOES PT HAVE?</w:t>
                  </w:r>
                </w:p>
              </w:tc>
              <w:tc>
                <w:tcPr>
                  <w:tcW w:w="266" w:type="dxa"/>
                  <w:tcBorders>
                    <w:top w:val="single" w:sz="8" w:space="0" w:color="AFAFAF"/>
                  </w:tcBorders>
                </w:tcPr>
                <w:p w14:paraId="072E2B4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13E0EB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4C8565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4A5B7E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4BD2A4DE"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255875" w14:paraId="5072C7B6" w14:textId="77777777">
                    <w:tc>
                      <w:tcPr>
                        <w:tcW w:w="212" w:type="dxa"/>
                      </w:tcPr>
                      <w:p w14:paraId="6B898DD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15" w:type="dxa"/>
                      </w:tcPr>
                      <w:p w14:paraId="171309FC"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5E646FA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E1D228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EC2775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569772A"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A0D33F8"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p w14:paraId="378F5CED"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KNOWN CONTRAST ALLERGY) Or (answer = RENAL / CHRONIC KIDNEY DISEASE) Or (answer = MULTIPLE MYELOMA) Or (answer = ACTIVE ASTHMA) Or (answer = OR IS TAKING METFORMIN / GLUCOPHAGE)</w:t>
                  </w:r>
                </w:p>
                <w:p w14:paraId="11ECD3E8"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DOES PT HAVE?</w:t>
                  </w:r>
                </w:p>
                <w:p w14:paraId="458A1CA9"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KNOWN CONTRAST ALLERGY) Or (answer = RENAL / CHRONIC KIDNEY DISEASE) Or (answer = MULTIPLE MYELOMA) Or (answer = ACTIVE ASTHMA) Or (answer = OR IS TAKING METFORMIN / GLUCOPHAGE)</w:t>
                  </w:r>
                </w:p>
                <w:p w14:paraId="5E7A4DC5"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DOES PT HAVE?</w:t>
                  </w:r>
                </w:p>
                <w:p w14:paraId="15065842"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KNOWN CONTRAST ALLERGY) Or (answer = RENAL / CHRONIC KIDNEY DISEASE) Or (answer = MULTIPLE MYELOMA) Or (answer = ACTIVE ASTHMA) Or (answer = OR IS TAKING METFORMIN / GLUCOPHAGE)</w:t>
                  </w:r>
                </w:p>
                <w:p w14:paraId="2F749FB7"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DOES PT HAVE?</w:t>
                  </w:r>
                </w:p>
                <w:p w14:paraId="281FEAC0"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KNOWN CONTRAST ALLERGY) Or (answer = RENAL / CHRONIC KIDNEY DISEASE) Or (answer = MULTIPLE MYELOMA) Or (answer = ACTIVE ASTHMA) Or (answer = OR IS TAKING METFORMIN / GLUCOPHAGE)</w:t>
                  </w:r>
                </w:p>
                <w:p w14:paraId="6B7D9539"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DOES PT HAVE?</w:t>
                  </w:r>
                </w:p>
              </w:tc>
            </w:tr>
            <w:tr w:rsidR="00255875" w14:paraId="51E7D663" w14:textId="77777777">
              <w:tc>
                <w:tcPr>
                  <w:tcW w:w="2128" w:type="dxa"/>
                  <w:tcBorders>
                    <w:top w:val="single" w:sz="8" w:space="0" w:color="AFAFAF"/>
                  </w:tcBorders>
                </w:tcPr>
                <w:p w14:paraId="6B0BA78C"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Method of transportation:</w:t>
                  </w:r>
                </w:p>
              </w:tc>
              <w:tc>
                <w:tcPr>
                  <w:tcW w:w="266" w:type="dxa"/>
                  <w:tcBorders>
                    <w:top w:val="single" w:sz="8" w:space="0" w:color="AFAFAF"/>
                  </w:tcBorders>
                </w:tcPr>
                <w:p w14:paraId="392789F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CE495FB"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WHEELCHAIR</w:t>
                  </w:r>
                </w:p>
              </w:tc>
              <w:tc>
                <w:tcPr>
                  <w:tcW w:w="266" w:type="dxa"/>
                  <w:tcBorders>
                    <w:top w:val="single" w:sz="8" w:space="0" w:color="AFAFAF"/>
                  </w:tcBorders>
                </w:tcPr>
                <w:p w14:paraId="285AA270"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8167DE0"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0DD03619" w14:textId="77777777">
              <w:tc>
                <w:tcPr>
                  <w:tcW w:w="2128" w:type="dxa"/>
                  <w:tcBorders>
                    <w:top w:val="single" w:sz="8" w:space="0" w:color="AFAFAF"/>
                  </w:tcBorders>
                </w:tcPr>
                <w:p w14:paraId="46186FE7"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For transportation, Portable O2?</w:t>
                  </w:r>
                </w:p>
              </w:tc>
              <w:tc>
                <w:tcPr>
                  <w:tcW w:w="266" w:type="dxa"/>
                  <w:tcBorders>
                    <w:top w:val="single" w:sz="8" w:space="0" w:color="AFAFAF"/>
                  </w:tcBorders>
                </w:tcPr>
                <w:p w14:paraId="3289C5E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A796E8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w:t>
                  </w:r>
                </w:p>
              </w:tc>
              <w:tc>
                <w:tcPr>
                  <w:tcW w:w="266" w:type="dxa"/>
                  <w:tcBorders>
                    <w:top w:val="single" w:sz="8" w:space="0" w:color="AFAFAF"/>
                  </w:tcBorders>
                </w:tcPr>
                <w:p w14:paraId="4F93164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8CB643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7FC40101" w14:textId="77777777">
              <w:tc>
                <w:tcPr>
                  <w:tcW w:w="2128" w:type="dxa"/>
                  <w:tcBorders>
                    <w:top w:val="single" w:sz="8" w:space="0" w:color="AFAFAF"/>
                  </w:tcBorders>
                </w:tcPr>
                <w:p w14:paraId="07B825B1"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For transportation, IV pole?</w:t>
                  </w:r>
                </w:p>
              </w:tc>
              <w:tc>
                <w:tcPr>
                  <w:tcW w:w="266" w:type="dxa"/>
                  <w:tcBorders>
                    <w:top w:val="single" w:sz="8" w:space="0" w:color="AFAFAF"/>
                  </w:tcBorders>
                </w:tcPr>
                <w:p w14:paraId="3E8AAB2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8D4C551"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w:t>
                  </w:r>
                </w:p>
              </w:tc>
              <w:tc>
                <w:tcPr>
                  <w:tcW w:w="266" w:type="dxa"/>
                  <w:tcBorders>
                    <w:top w:val="single" w:sz="8" w:space="0" w:color="AFAFAF"/>
                  </w:tcBorders>
                </w:tcPr>
                <w:p w14:paraId="45A29F9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AD09A8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156AAFBB" w14:textId="77777777">
              <w:tc>
                <w:tcPr>
                  <w:tcW w:w="2128" w:type="dxa"/>
                  <w:tcBorders>
                    <w:top w:val="single" w:sz="8" w:space="0" w:color="AFAFAF"/>
                  </w:tcBorders>
                </w:tcPr>
                <w:p w14:paraId="1D6781C5"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For transportation, Infusion Device?</w:t>
                  </w:r>
                </w:p>
              </w:tc>
              <w:tc>
                <w:tcPr>
                  <w:tcW w:w="266" w:type="dxa"/>
                  <w:tcBorders>
                    <w:top w:val="single" w:sz="8" w:space="0" w:color="AFAFAF"/>
                  </w:tcBorders>
                </w:tcPr>
                <w:p w14:paraId="26EA268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FD4D936"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w:t>
                  </w:r>
                </w:p>
              </w:tc>
              <w:tc>
                <w:tcPr>
                  <w:tcW w:w="266" w:type="dxa"/>
                  <w:tcBorders>
                    <w:top w:val="single" w:sz="8" w:space="0" w:color="AFAFAF"/>
                  </w:tcBorders>
                </w:tcPr>
                <w:p w14:paraId="239DFA7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E9E2E7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744AF09F" w14:textId="77777777">
              <w:tc>
                <w:tcPr>
                  <w:tcW w:w="2128" w:type="dxa"/>
                  <w:tcBorders>
                    <w:top w:val="single" w:sz="8" w:space="0" w:color="AFAFAF"/>
                  </w:tcBorders>
                </w:tcPr>
                <w:p w14:paraId="38E45A7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2B70918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88AD3C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0EAA7C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53318CA"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255875" w14:paraId="6D17E276"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255875" w14:paraId="01D40C67" w14:textId="77777777">
                    <w:tc>
                      <w:tcPr>
                        <w:tcW w:w="212" w:type="dxa"/>
                      </w:tcPr>
                      <w:p w14:paraId="79FDEB8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15" w:type="dxa"/>
                      </w:tcPr>
                      <w:p w14:paraId="1D41D6A4"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EEC6F1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F6E6428"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9050FC0"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239FB9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575843B"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p w14:paraId="785EA412"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61C9422B"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00FC60B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w:t>
                  </w:r>
                  <w:r>
                    <w:rPr>
                      <w:rFonts w:ascii="Arial" w:hAnsi="Arial" w:cs="Arial"/>
                      <w:color w:val="000000"/>
                      <w:sz w:val="20"/>
                      <w:szCs w:val="20"/>
                    </w:rPr>
                    <w:lastRenderedPageBreak/>
                    <w:t>immediate release?</w:t>
                  </w:r>
                </w:p>
              </w:tc>
            </w:tr>
            <w:tr w:rsidR="00255875" w14:paraId="26BD904B" w14:textId="77777777">
              <w:tc>
                <w:tcPr>
                  <w:tcW w:w="2128" w:type="dxa"/>
                  <w:tcBorders>
                    <w:top w:val="single" w:sz="8" w:space="0" w:color="AFAFAF"/>
                  </w:tcBorders>
                </w:tcPr>
                <w:p w14:paraId="4857C4BA"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Cross instance scheduling?</w:t>
                  </w:r>
                </w:p>
              </w:tc>
              <w:tc>
                <w:tcPr>
                  <w:tcW w:w="266" w:type="dxa"/>
                  <w:tcBorders>
                    <w:top w:val="single" w:sz="8" w:space="0" w:color="AFAFAF"/>
                  </w:tcBorders>
                </w:tcPr>
                <w:p w14:paraId="6A22DC5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66B444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C282A3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BE9786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145F8E39"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255875" w14:paraId="019B0B8E" w14:textId="77777777">
                    <w:tc>
                      <w:tcPr>
                        <w:tcW w:w="212" w:type="dxa"/>
                      </w:tcPr>
                      <w:p w14:paraId="5155448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15" w:type="dxa"/>
                      </w:tcPr>
                      <w:p w14:paraId="4F33644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417018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1A37C8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7EE1C0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4B52E7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5C3D4AE"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p w14:paraId="24C30E6D"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Yes)</w:t>
                  </w:r>
                </w:p>
                <w:p w14:paraId="6A0D1EB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Original Order #?</w:t>
                  </w:r>
                </w:p>
              </w:tc>
            </w:tr>
            <w:tr w:rsidR="00255875" w14:paraId="36CC365A" w14:textId="77777777">
              <w:tc>
                <w:tcPr>
                  <w:tcW w:w="2128" w:type="dxa"/>
                  <w:tcBorders>
                    <w:top w:val="single" w:sz="8" w:space="0" w:color="AFAFAF"/>
                  </w:tcBorders>
                </w:tcPr>
                <w:p w14:paraId="30DFE857"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Teleradiology is ONLY available between 7 PM and 7 AM.  Does this need to be read by Teleradiology?</w:t>
                  </w:r>
                </w:p>
              </w:tc>
              <w:tc>
                <w:tcPr>
                  <w:tcW w:w="266" w:type="dxa"/>
                  <w:tcBorders>
                    <w:top w:val="single" w:sz="8" w:space="0" w:color="AFAFAF"/>
                  </w:tcBorders>
                </w:tcPr>
                <w:p w14:paraId="18E11DF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F471D5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63E5F10"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1D1C05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06D0BD7E" w14:textId="77777777">
              <w:tc>
                <w:tcPr>
                  <w:tcW w:w="2128" w:type="dxa"/>
                  <w:tcBorders>
                    <w:top w:val="single" w:sz="8" w:space="0" w:color="AFAFAF"/>
                  </w:tcBorders>
                </w:tcPr>
                <w:p w14:paraId="534DDA6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 you authorize order modification to better answer the clinical question and relevant laboratory tests per radiology department directives?</w:t>
                  </w:r>
                </w:p>
              </w:tc>
              <w:tc>
                <w:tcPr>
                  <w:tcW w:w="266" w:type="dxa"/>
                  <w:tcBorders>
                    <w:top w:val="single" w:sz="8" w:space="0" w:color="AFAFAF"/>
                  </w:tcBorders>
                </w:tcPr>
                <w:p w14:paraId="6CBFCA9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4CB559A"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Yes</w:t>
                  </w:r>
                </w:p>
              </w:tc>
              <w:tc>
                <w:tcPr>
                  <w:tcW w:w="266" w:type="dxa"/>
                  <w:tcBorders>
                    <w:top w:val="single" w:sz="8" w:space="0" w:color="AFAFAF"/>
                  </w:tcBorders>
                </w:tcPr>
                <w:p w14:paraId="579FB38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4B675C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76D28A4B" w14:textId="77777777">
              <w:tc>
                <w:tcPr>
                  <w:tcW w:w="2128" w:type="dxa"/>
                  <w:tcBorders>
                    <w:top w:val="single" w:sz="8" w:space="0" w:color="AFAFAF"/>
                  </w:tcBorders>
                </w:tcPr>
                <w:p w14:paraId="110243B9"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1EECC57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C60DF24"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Reason: ________</w:t>
                  </w:r>
                </w:p>
              </w:tc>
              <w:tc>
                <w:tcPr>
                  <w:tcW w:w="266" w:type="dxa"/>
                  <w:tcBorders>
                    <w:top w:val="single" w:sz="8" w:space="0" w:color="AFAFAF"/>
                  </w:tcBorders>
                </w:tcPr>
                <w:p w14:paraId="2B5D51A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6124AF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bl>
          <w:p w14:paraId="061051AA"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61DDBBAC" w14:textId="77777777" w:rsidTr="00255875">
        <w:trPr>
          <w:gridAfter w:val="1"/>
          <w:wAfter w:w="118" w:type="dxa"/>
          <w:cantSplit/>
        </w:trPr>
        <w:tc>
          <w:tcPr>
            <w:tcW w:w="115" w:type="dxa"/>
            <w:tcBorders>
              <w:top w:val="nil"/>
              <w:left w:val="single" w:sz="8" w:space="0" w:color="AFAFAF"/>
              <w:bottom w:val="nil"/>
              <w:right w:val="nil"/>
            </w:tcBorders>
          </w:tcPr>
          <w:p w14:paraId="625B2927"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45" w:type="dxa"/>
            <w:gridSpan w:val="2"/>
            <w:tcBorders>
              <w:top w:val="single" w:sz="8" w:space="0" w:color="AFAFAF"/>
              <w:left w:val="nil"/>
              <w:bottom w:val="nil"/>
              <w:right w:val="nil"/>
            </w:tcBorders>
            <w:shd w:val="clear" w:color="auto" w:fill="FFFFFF"/>
          </w:tcPr>
          <w:p w14:paraId="5E46B56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8" w:type="dxa"/>
            <w:gridSpan w:val="2"/>
            <w:tcBorders>
              <w:top w:val="single" w:sz="8" w:space="0" w:color="AFAFAF"/>
              <w:left w:val="nil"/>
              <w:bottom w:val="nil"/>
              <w:right w:val="nil"/>
            </w:tcBorders>
            <w:shd w:val="clear" w:color="auto" w:fill="FFFFFF"/>
          </w:tcPr>
          <w:p w14:paraId="59AB04E4"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XR CHEST, 1 VIEW                 [71045G]</w:t>
            </w:r>
          </w:p>
        </w:tc>
        <w:tc>
          <w:tcPr>
            <w:tcW w:w="345" w:type="dxa"/>
            <w:gridSpan w:val="2"/>
            <w:tcBorders>
              <w:top w:val="single" w:sz="8" w:space="0" w:color="AFAFAF"/>
              <w:left w:val="nil"/>
              <w:bottom w:val="nil"/>
              <w:right w:val="nil"/>
            </w:tcBorders>
            <w:shd w:val="clear" w:color="auto" w:fill="FFFFFF"/>
          </w:tcPr>
          <w:p w14:paraId="10E7870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8871" w:type="dxa"/>
            <w:gridSpan w:val="6"/>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255875" w14:paraId="28E2BE8C" w14:textId="77777777">
              <w:tc>
                <w:tcPr>
                  <w:tcW w:w="2128" w:type="dxa"/>
                </w:tcPr>
                <w:p w14:paraId="1D34F0F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Pr>
                <w:p w14:paraId="130CF52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Pr>
                <w:p w14:paraId="732555DE"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7A5C262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Pr>
                <w:p w14:paraId="3C306D6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255875" w14:paraId="585086CB" w14:textId="77777777">
              <w:tc>
                <w:tcPr>
                  <w:tcW w:w="2128" w:type="dxa"/>
                </w:tcPr>
                <w:p w14:paraId="1DB4D36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3D20033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Pr>
                <w:p w14:paraId="10294B07"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1B2FF56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Pr>
                <w:p w14:paraId="19E7450B"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255875" w14:paraId="1BB07873" w14:textId="77777777">
              <w:tc>
                <w:tcPr>
                  <w:tcW w:w="2128" w:type="dxa"/>
                  <w:tcBorders>
                    <w:top w:val="single" w:sz="8" w:space="0" w:color="AFAFAF"/>
                  </w:tcBorders>
                </w:tcPr>
                <w:p w14:paraId="245004B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2CD2D58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F57449C"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41EFEBF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C3C2DA9"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[Tomorrow AM 0700]   [TOMORROW PM 1600]   [Today]</w:t>
                  </w:r>
                </w:p>
              </w:tc>
            </w:tr>
            <w:tr w:rsidR="00255875" w14:paraId="6362C7AF" w14:textId="77777777">
              <w:tc>
                <w:tcPr>
                  <w:tcW w:w="2128" w:type="dxa"/>
                  <w:tcBorders>
                    <w:top w:val="single" w:sz="8" w:space="0" w:color="AFAFAF"/>
                  </w:tcBorders>
                </w:tcPr>
                <w:p w14:paraId="5C099543"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Is the Patient Pregnant?</w:t>
                  </w:r>
                </w:p>
              </w:tc>
              <w:tc>
                <w:tcPr>
                  <w:tcW w:w="266" w:type="dxa"/>
                  <w:tcBorders>
                    <w:top w:val="single" w:sz="8" w:space="0" w:color="AFAFAF"/>
                  </w:tcBorders>
                </w:tcPr>
                <w:p w14:paraId="76B0221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E19157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3593DCB"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1A433C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307C4913" w14:textId="77777777">
              <w:tc>
                <w:tcPr>
                  <w:tcW w:w="2128" w:type="dxa"/>
                  <w:tcBorders>
                    <w:top w:val="single" w:sz="8" w:space="0" w:color="AFAFAF"/>
                  </w:tcBorders>
                </w:tcPr>
                <w:p w14:paraId="5F936A7A"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Method of transportation?</w:t>
                  </w:r>
                </w:p>
              </w:tc>
              <w:tc>
                <w:tcPr>
                  <w:tcW w:w="266" w:type="dxa"/>
                  <w:tcBorders>
                    <w:top w:val="single" w:sz="8" w:space="0" w:color="AFAFAF"/>
                  </w:tcBorders>
                </w:tcPr>
                <w:p w14:paraId="3568A55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A9C8880"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PORTABLE</w:t>
                  </w:r>
                </w:p>
              </w:tc>
              <w:tc>
                <w:tcPr>
                  <w:tcW w:w="266" w:type="dxa"/>
                  <w:tcBorders>
                    <w:top w:val="single" w:sz="8" w:space="0" w:color="AFAFAF"/>
                  </w:tcBorders>
                </w:tcPr>
                <w:p w14:paraId="322D5451"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0087BA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52EF1AC0" w14:textId="77777777">
              <w:tc>
                <w:tcPr>
                  <w:tcW w:w="2128" w:type="dxa"/>
                  <w:tcBorders>
                    <w:top w:val="single" w:sz="8" w:space="0" w:color="AFAFAF"/>
                  </w:tcBorders>
                </w:tcPr>
                <w:p w14:paraId="2B0C3977"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For transportation, Portable O2?</w:t>
                  </w:r>
                </w:p>
              </w:tc>
              <w:tc>
                <w:tcPr>
                  <w:tcW w:w="266" w:type="dxa"/>
                  <w:tcBorders>
                    <w:top w:val="single" w:sz="8" w:space="0" w:color="AFAFAF"/>
                  </w:tcBorders>
                </w:tcPr>
                <w:p w14:paraId="0F0562B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CA91A8A"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w:t>
                  </w:r>
                </w:p>
              </w:tc>
              <w:tc>
                <w:tcPr>
                  <w:tcW w:w="266" w:type="dxa"/>
                  <w:tcBorders>
                    <w:top w:val="single" w:sz="8" w:space="0" w:color="AFAFAF"/>
                  </w:tcBorders>
                </w:tcPr>
                <w:p w14:paraId="5E6BF6F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EEE9C4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73506D03" w14:textId="77777777">
              <w:tc>
                <w:tcPr>
                  <w:tcW w:w="2128" w:type="dxa"/>
                  <w:tcBorders>
                    <w:top w:val="single" w:sz="8" w:space="0" w:color="AFAFAF"/>
                  </w:tcBorders>
                </w:tcPr>
                <w:p w14:paraId="39E21D6E"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For transportation, IV pole?</w:t>
                  </w:r>
                </w:p>
              </w:tc>
              <w:tc>
                <w:tcPr>
                  <w:tcW w:w="266" w:type="dxa"/>
                  <w:tcBorders>
                    <w:top w:val="single" w:sz="8" w:space="0" w:color="AFAFAF"/>
                  </w:tcBorders>
                </w:tcPr>
                <w:p w14:paraId="328FCB18"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16F322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w:t>
                  </w:r>
                </w:p>
              </w:tc>
              <w:tc>
                <w:tcPr>
                  <w:tcW w:w="266" w:type="dxa"/>
                  <w:tcBorders>
                    <w:top w:val="single" w:sz="8" w:space="0" w:color="AFAFAF"/>
                  </w:tcBorders>
                </w:tcPr>
                <w:p w14:paraId="31E40B9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49D5848"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4306FAE0" w14:textId="77777777">
              <w:tc>
                <w:tcPr>
                  <w:tcW w:w="2128" w:type="dxa"/>
                  <w:tcBorders>
                    <w:top w:val="single" w:sz="8" w:space="0" w:color="AFAFAF"/>
                  </w:tcBorders>
                </w:tcPr>
                <w:p w14:paraId="6F730865"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For transportation, Infusion Device?</w:t>
                  </w:r>
                </w:p>
              </w:tc>
              <w:tc>
                <w:tcPr>
                  <w:tcW w:w="266" w:type="dxa"/>
                  <w:tcBorders>
                    <w:top w:val="single" w:sz="8" w:space="0" w:color="AFAFAF"/>
                  </w:tcBorders>
                </w:tcPr>
                <w:p w14:paraId="2B15F1B8"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3E6F065"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No</w:t>
                  </w:r>
                </w:p>
              </w:tc>
              <w:tc>
                <w:tcPr>
                  <w:tcW w:w="266" w:type="dxa"/>
                  <w:tcBorders>
                    <w:top w:val="single" w:sz="8" w:space="0" w:color="AFAFAF"/>
                  </w:tcBorders>
                </w:tcPr>
                <w:p w14:paraId="4DA11048"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6FA7FD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570CBCA7" w14:textId="77777777">
              <w:tc>
                <w:tcPr>
                  <w:tcW w:w="2128" w:type="dxa"/>
                  <w:tcBorders>
                    <w:top w:val="single" w:sz="8" w:space="0" w:color="AFAFAF"/>
                  </w:tcBorders>
                </w:tcPr>
                <w:p w14:paraId="7DD33DC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2BF7379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61D875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5DDA70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35DF855"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255875" w14:paraId="4C37C706"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255875" w14:paraId="7906AAE8" w14:textId="77777777">
                    <w:tc>
                      <w:tcPr>
                        <w:tcW w:w="212" w:type="dxa"/>
                      </w:tcPr>
                      <w:p w14:paraId="1EAE427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15" w:type="dxa"/>
                      </w:tcPr>
                      <w:p w14:paraId="1E38830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0FD7758E"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7C5720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CB414D0"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38F5817"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D332CBF"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p w14:paraId="4F484C50"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23A48A5B"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7A5C911C"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255875" w14:paraId="4D60D620" w14:textId="77777777">
              <w:tc>
                <w:tcPr>
                  <w:tcW w:w="2128" w:type="dxa"/>
                  <w:tcBorders>
                    <w:top w:val="single" w:sz="8" w:space="0" w:color="AFAFAF"/>
                  </w:tcBorders>
                </w:tcPr>
                <w:p w14:paraId="12DB01BB"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Cross instance scheduling?</w:t>
                  </w:r>
                </w:p>
              </w:tc>
              <w:tc>
                <w:tcPr>
                  <w:tcW w:w="266" w:type="dxa"/>
                  <w:tcBorders>
                    <w:top w:val="single" w:sz="8" w:space="0" w:color="AFAFAF"/>
                  </w:tcBorders>
                </w:tcPr>
                <w:p w14:paraId="76DE208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2929A5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D3881A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BD1DEE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09F7929B"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255875" w14:paraId="063CDE8C" w14:textId="77777777">
                    <w:tc>
                      <w:tcPr>
                        <w:tcW w:w="212" w:type="dxa"/>
                      </w:tcPr>
                      <w:p w14:paraId="170368C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15" w:type="dxa"/>
                      </w:tcPr>
                      <w:p w14:paraId="78D7B4B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68326352"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0191F0C"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EC8FC8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F8CB9E8"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4C4E494"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p>
                <w:p w14:paraId="7081DFCC" w14:textId="77777777" w:rsidR="00255875" w:rsidRDefault="00255875" w:rsidP="00255875">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Yes)</w:t>
                  </w:r>
                </w:p>
                <w:p w14:paraId="417393B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Original Order #?</w:t>
                  </w:r>
                </w:p>
              </w:tc>
            </w:tr>
            <w:tr w:rsidR="00255875" w14:paraId="2CABBE19" w14:textId="77777777">
              <w:tc>
                <w:tcPr>
                  <w:tcW w:w="2128" w:type="dxa"/>
                  <w:tcBorders>
                    <w:top w:val="single" w:sz="8" w:space="0" w:color="AFAFAF"/>
                  </w:tcBorders>
                </w:tcPr>
                <w:p w14:paraId="79BFE8B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 you authorize order modification to better answer the clinical question and relevant laboratory tests per radiology department directives?</w:t>
                  </w:r>
                </w:p>
              </w:tc>
              <w:tc>
                <w:tcPr>
                  <w:tcW w:w="266" w:type="dxa"/>
                  <w:tcBorders>
                    <w:top w:val="single" w:sz="8" w:space="0" w:color="AFAFAF"/>
                  </w:tcBorders>
                </w:tcPr>
                <w:p w14:paraId="524FE5AF"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E2B5ABE"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Yes</w:t>
                  </w:r>
                </w:p>
              </w:tc>
              <w:tc>
                <w:tcPr>
                  <w:tcW w:w="266" w:type="dxa"/>
                  <w:tcBorders>
                    <w:top w:val="single" w:sz="8" w:space="0" w:color="AFAFAF"/>
                  </w:tcBorders>
                </w:tcPr>
                <w:p w14:paraId="404501A4"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25CC985"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53799093" w14:textId="77777777">
              <w:tc>
                <w:tcPr>
                  <w:tcW w:w="2128" w:type="dxa"/>
                  <w:tcBorders>
                    <w:top w:val="single" w:sz="8" w:space="0" w:color="AFAFAF"/>
                  </w:tcBorders>
                </w:tcPr>
                <w:p w14:paraId="53A88332"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02BE0543"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EDC84A0" w14:textId="77777777" w:rsidR="00255875" w:rsidRDefault="00255875" w:rsidP="00255875">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Reason: ________</w:t>
                  </w:r>
                </w:p>
                <w:p w14:paraId="7CD8CB2F"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PORTABLE</w:t>
                  </w:r>
                </w:p>
              </w:tc>
              <w:tc>
                <w:tcPr>
                  <w:tcW w:w="266" w:type="dxa"/>
                  <w:tcBorders>
                    <w:top w:val="single" w:sz="8" w:space="0" w:color="AFAFAF"/>
                  </w:tcBorders>
                </w:tcPr>
                <w:p w14:paraId="23F7D1D9"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53A2A66"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bl>
          <w:p w14:paraId="79AC4B9D"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4B9CA43D" w14:textId="77777777" w:rsidTr="00255875">
        <w:trPr>
          <w:gridAfter w:val="1"/>
          <w:wAfter w:w="118" w:type="dxa"/>
          <w:cantSplit/>
        </w:trPr>
        <w:tc>
          <w:tcPr>
            <w:tcW w:w="115" w:type="dxa"/>
            <w:tcBorders>
              <w:top w:val="nil"/>
              <w:left w:val="single" w:sz="8" w:space="0" w:color="AFAFAF"/>
              <w:bottom w:val="nil"/>
              <w:right w:val="nil"/>
            </w:tcBorders>
          </w:tcPr>
          <w:p w14:paraId="12759638"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single" w:sz="8" w:space="0" w:color="AFAFAF"/>
              <w:right w:val="nil"/>
            </w:tcBorders>
          </w:tcPr>
          <w:p w14:paraId="4410A8ED"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8" w:type="dxa"/>
            <w:gridSpan w:val="6"/>
            <w:tcBorders>
              <w:top w:val="single" w:sz="8" w:space="0" w:color="AFAFAF"/>
              <w:left w:val="nil"/>
              <w:bottom w:val="single" w:sz="8" w:space="0" w:color="AFAFAF"/>
              <w:right w:val="nil"/>
            </w:tcBorders>
          </w:tcPr>
          <w:p w14:paraId="4E2D69FB"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5" w:type="dxa"/>
            <w:tcBorders>
              <w:top w:val="single" w:sz="8" w:space="0" w:color="AFAFAF"/>
              <w:left w:val="nil"/>
              <w:bottom w:val="single" w:sz="8" w:space="0" w:color="AFAFAF"/>
              <w:right w:val="nil"/>
            </w:tcBorders>
          </w:tcPr>
          <w:p w14:paraId="3F47B2E0"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c>
          <w:tcPr>
            <w:tcW w:w="5531" w:type="dxa"/>
            <w:gridSpan w:val="3"/>
            <w:tcBorders>
              <w:top w:val="single" w:sz="8" w:space="0" w:color="AFAFAF"/>
              <w:left w:val="nil"/>
              <w:bottom w:val="single" w:sz="8" w:space="0" w:color="AFAFAF"/>
              <w:right w:val="nil"/>
            </w:tcBorders>
          </w:tcPr>
          <w:p w14:paraId="3CA61C68" w14:textId="77777777" w:rsidR="00255875" w:rsidRDefault="00255875" w:rsidP="00255875">
            <w:pPr>
              <w:widowControl w:val="0"/>
              <w:autoSpaceDE w:val="0"/>
              <w:autoSpaceDN w:val="0"/>
              <w:adjustRightInd w:val="0"/>
              <w:spacing w:after="0" w:line="240" w:lineRule="auto"/>
              <w:rPr>
                <w:rFonts w:ascii="Arial" w:hAnsi="Arial" w:cs="Arial"/>
                <w:sz w:val="20"/>
                <w:szCs w:val="20"/>
              </w:rPr>
            </w:pPr>
          </w:p>
        </w:tc>
      </w:tr>
      <w:tr w:rsidR="00255875" w14:paraId="036D13F2" w14:textId="77777777" w:rsidTr="00255875">
        <w:tc>
          <w:tcPr>
            <w:tcW w:w="115" w:type="dxa"/>
            <w:tcBorders>
              <w:top w:val="nil"/>
              <w:left w:val="single" w:sz="8" w:space="0" w:color="AFAFAF"/>
              <w:bottom w:val="nil"/>
              <w:right w:val="nil"/>
            </w:tcBorders>
          </w:tcPr>
          <w:p w14:paraId="5355858F" w14:textId="77777777" w:rsidR="00255875" w:rsidRDefault="00255875" w:rsidP="00255875">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289" w:type="dxa"/>
            <w:gridSpan w:val="12"/>
            <w:tcBorders>
              <w:top w:val="nil"/>
              <w:left w:val="nil"/>
              <w:bottom w:val="nil"/>
              <w:right w:val="nil"/>
            </w:tcBorders>
          </w:tcPr>
          <w:p w14:paraId="5534CB56" w14:textId="77777777" w:rsidR="00255875" w:rsidRDefault="00255875" w:rsidP="00255875">
            <w:pPr>
              <w:widowControl w:val="0"/>
              <w:autoSpaceDE w:val="0"/>
              <w:autoSpaceDN w:val="0"/>
              <w:adjustRightInd w:val="0"/>
              <w:spacing w:after="0" w:line="20" w:lineRule="atLeast"/>
              <w:rPr>
                <w:ins w:id="26" w:author="Gerald Y Uyesato" w:date="2023-12-18T15:59:00Z"/>
                <w:rFonts w:ascii="Arial" w:hAnsi="Arial" w:cs="Arial"/>
                <w:color w:val="000000"/>
                <w:sz w:val="20"/>
                <w:szCs w:val="20"/>
              </w:rPr>
            </w:pPr>
            <w:r>
              <w:rPr>
                <w:rFonts w:ascii="Arial" w:hAnsi="Arial" w:cs="Arial"/>
                <w:color w:val="000000"/>
                <w:sz w:val="20"/>
                <w:szCs w:val="20"/>
              </w:rPr>
              <w:t xml:space="preserve">  </w:t>
            </w:r>
          </w:p>
          <w:p w14:paraId="12F1B125" w14:textId="4C527CCD" w:rsidR="00764F19" w:rsidRDefault="00764F19" w:rsidP="00255875">
            <w:pPr>
              <w:widowControl w:val="0"/>
              <w:autoSpaceDE w:val="0"/>
              <w:autoSpaceDN w:val="0"/>
              <w:adjustRightInd w:val="0"/>
              <w:spacing w:after="0" w:line="20" w:lineRule="atLeast"/>
              <w:rPr>
                <w:rFonts w:ascii="Arial" w:hAnsi="Arial" w:cs="Arial"/>
                <w:sz w:val="20"/>
                <w:szCs w:val="20"/>
              </w:rPr>
            </w:pPr>
            <w:ins w:id="27" w:author="Gerald Y Uyesato" w:date="2023-12-18T15:59:00Z">
              <w:r>
                <w:rPr>
                  <w:noProof/>
                </w:rPr>
                <w:lastRenderedPageBreak/>
                <w:drawing>
                  <wp:inline distT="0" distB="0" distL="0" distR="0" wp14:anchorId="138AB2B2" wp14:editId="4AF6118F">
                    <wp:extent cx="6904990" cy="9601200"/>
                    <wp:effectExtent l="0" t="0" r="0" b="0"/>
                    <wp:docPr id="173457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70988" name=""/>
                            <pic:cNvPicPr/>
                          </pic:nvPicPr>
                          <pic:blipFill>
                            <a:blip r:embed="rId10"/>
                            <a:stretch>
                              <a:fillRect/>
                            </a:stretch>
                          </pic:blipFill>
                          <pic:spPr>
                            <a:xfrm>
                              <a:off x="0" y="0"/>
                              <a:ext cx="6904990" cy="9601200"/>
                            </a:xfrm>
                            <a:prstGeom prst="rect">
                              <a:avLst/>
                            </a:prstGeom>
                          </pic:spPr>
                        </pic:pic>
                      </a:graphicData>
                    </a:graphic>
                  </wp:inline>
                </w:drawing>
              </w:r>
            </w:ins>
          </w:p>
        </w:tc>
        <w:tc>
          <w:tcPr>
            <w:tcW w:w="118" w:type="dxa"/>
            <w:tcBorders>
              <w:top w:val="nil"/>
              <w:left w:val="nil"/>
              <w:bottom w:val="nil"/>
              <w:right w:val="nil"/>
            </w:tcBorders>
          </w:tcPr>
          <w:p w14:paraId="5D258506" w14:textId="77777777" w:rsidR="00255875" w:rsidRDefault="00255875" w:rsidP="00255875">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lastRenderedPageBreak/>
              <w:t xml:space="preserve">  </w:t>
            </w:r>
          </w:p>
        </w:tc>
      </w:tr>
      <w:tr w:rsidR="00255875" w14:paraId="247CBC8A" w14:textId="77777777" w:rsidTr="00255875">
        <w:tc>
          <w:tcPr>
            <w:tcW w:w="11522" w:type="dxa"/>
            <w:gridSpan w:val="14"/>
            <w:tcBorders>
              <w:top w:val="nil"/>
              <w:left w:val="single" w:sz="8" w:space="0" w:color="AFAFAF"/>
              <w:bottom w:val="single" w:sz="8" w:space="0" w:color="AFAFAF"/>
              <w:right w:val="nil"/>
            </w:tcBorders>
          </w:tcPr>
          <w:p w14:paraId="0AA2D973" w14:textId="77777777" w:rsidR="00255875" w:rsidRDefault="00255875" w:rsidP="00255875">
            <w:pPr>
              <w:widowControl w:val="0"/>
              <w:autoSpaceDE w:val="0"/>
              <w:autoSpaceDN w:val="0"/>
              <w:adjustRightInd w:val="0"/>
              <w:spacing w:after="0" w:line="240" w:lineRule="auto"/>
              <w:rPr>
                <w:rFonts w:ascii="Arial" w:hAnsi="Arial" w:cs="Arial"/>
                <w:sz w:val="20"/>
                <w:szCs w:val="20"/>
              </w:rPr>
            </w:pPr>
            <w:r>
              <w:rPr>
                <w:rFonts w:ascii="Arial" w:hAnsi="Arial" w:cs="Arial"/>
                <w:b/>
                <w:bCs/>
                <w:color w:val="6F6F6F"/>
                <w:sz w:val="4"/>
                <w:szCs w:val="4"/>
              </w:rPr>
              <w:lastRenderedPageBreak/>
              <w:t xml:space="preserve">  </w:t>
            </w:r>
          </w:p>
        </w:tc>
      </w:tr>
    </w:tbl>
    <w:p w14:paraId="6059B09B" w14:textId="77777777" w:rsidR="00CB6859" w:rsidRDefault="00CB6859"/>
    <w:sectPr w:rsidR="00CB6859">
      <w:footerReference w:type="default" r:id="rId11"/>
      <w:footerReference w:type="first" r:id="rId12"/>
      <w:pgSz w:w="12240" w:h="15840"/>
      <w:pgMar w:top="360" w:right="360" w:bottom="360" w:left="360" w:header="360" w:footer="360" w:gutter="0"/>
      <w:cols w:space="720"/>
      <w:noEndnote/>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Gerald Y Uyesato" w:date="2023-12-18T15:51:00Z" w:initials="GYU">
    <w:p w14:paraId="6760CD40" w14:textId="77777777" w:rsidR="00822F74" w:rsidRDefault="00822F74" w:rsidP="007C5F04">
      <w:pPr>
        <w:pStyle w:val="CommentText"/>
      </w:pPr>
      <w:r>
        <w:rPr>
          <w:rStyle w:val="CommentReference"/>
        </w:rPr>
        <w:annotationRef/>
      </w:r>
      <w:r>
        <w:t>Per Dr. Sangha and updated 2022 ICH Guidelines, add and default lab orders for LFT, ESR, CRP, and Comprehensive drug screen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60CD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55A137D" w16cex:dateUtc="2023-12-18T2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60CD40" w16cid:durableId="555A13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8B8AD" w14:textId="77777777" w:rsidR="006073AF" w:rsidRDefault="006073AF">
      <w:pPr>
        <w:spacing w:after="0" w:line="240" w:lineRule="auto"/>
      </w:pPr>
      <w:r>
        <w:separator/>
      </w:r>
    </w:p>
  </w:endnote>
  <w:endnote w:type="continuationSeparator" w:id="0">
    <w:p w14:paraId="64A3D5BE" w14:textId="77777777" w:rsidR="006073AF" w:rsidRDefault="00607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000" w:firstRow="0" w:lastRow="0" w:firstColumn="0" w:lastColumn="0" w:noHBand="0" w:noVBand="0"/>
    </w:tblPr>
    <w:tblGrid>
      <w:gridCol w:w="5760"/>
      <w:gridCol w:w="5760"/>
    </w:tblGrid>
    <w:tr w:rsidR="00CB6859" w14:paraId="2C437034" w14:textId="77777777">
      <w:tc>
        <w:tcPr>
          <w:tcW w:w="5760" w:type="dxa"/>
          <w:tcBorders>
            <w:top w:val="nil"/>
            <w:left w:val="nil"/>
            <w:bottom w:val="nil"/>
            <w:right w:val="nil"/>
          </w:tcBorders>
        </w:tcPr>
        <w:p w14:paraId="3D83B000"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Printed on 4/27/2023 at  2:31 AM from HCSCPRODSLM PRODSCL</w:t>
          </w:r>
        </w:p>
      </w:tc>
      <w:tc>
        <w:tcPr>
          <w:tcW w:w="5760" w:type="dxa"/>
          <w:tcBorders>
            <w:top w:val="nil"/>
            <w:left w:val="nil"/>
            <w:bottom w:val="nil"/>
            <w:right w:val="nil"/>
          </w:tcBorders>
        </w:tcPr>
        <w:p w14:paraId="0003C905" w14:textId="77777777" w:rsidR="00CB6859" w:rsidRDefault="00BC6AE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 xml:space="preserve">Page </w:t>
          </w:r>
          <w:r>
            <w:rPr>
              <w:rFonts w:ascii="Arial" w:hAnsi="Arial" w:cs="Arial"/>
              <w:sz w:val="20"/>
              <w:szCs w:val="20"/>
            </w:rPr>
            <w:fldChar w:fldCharType="begin"/>
          </w:r>
          <w:r>
            <w:rPr>
              <w:rFonts w:ascii="Arial" w:hAnsi="Arial" w:cs="Arial"/>
              <w:sz w:val="20"/>
              <w:szCs w:val="20"/>
            </w:rPr>
            <w:instrText>PAGE</w:instrText>
          </w:r>
          <w:r>
            <w:rPr>
              <w:rFonts w:ascii="Arial" w:hAnsi="Arial" w:cs="Arial"/>
              <w:sz w:val="20"/>
              <w:szCs w:val="20"/>
            </w:rPr>
            <w:fldChar w:fldCharType="separate"/>
          </w:r>
          <w:r>
            <w:rPr>
              <w:rFonts w:ascii="Arial" w:hAnsi="Arial" w:cs="Arial"/>
              <w:noProof/>
              <w:sz w:val="20"/>
              <w:szCs w:val="20"/>
            </w:rPr>
            <w:t>2</w:t>
          </w:r>
          <w:r>
            <w:rPr>
              <w:rFonts w:ascii="Arial" w:hAnsi="Arial" w:cs="Arial"/>
              <w:sz w:val="20"/>
              <w:szCs w:val="20"/>
            </w:rPr>
            <w:fldChar w:fldCharType="end"/>
          </w:r>
          <w:r>
            <w:rPr>
              <w:rFonts w:ascii="Arial" w:hAnsi="Arial" w:cs="Arial"/>
              <w:sz w:val="20"/>
              <w:szCs w:val="20"/>
            </w:rPr>
            <w:t xml:space="preserve"> of </w:t>
          </w:r>
          <w:r>
            <w:rPr>
              <w:rFonts w:ascii="Arial" w:hAnsi="Arial" w:cs="Arial"/>
              <w:sz w:val="20"/>
              <w:szCs w:val="20"/>
            </w:rPr>
            <w:fldChar w:fldCharType="begin"/>
          </w:r>
          <w:r>
            <w:rPr>
              <w:rFonts w:ascii="Arial" w:hAnsi="Arial" w:cs="Arial"/>
              <w:sz w:val="20"/>
              <w:szCs w:val="20"/>
            </w:rPr>
            <w:instrText>NUMPAGES</w:instrText>
          </w:r>
          <w:r>
            <w:rPr>
              <w:rFonts w:ascii="Arial" w:hAnsi="Arial" w:cs="Arial"/>
              <w:sz w:val="20"/>
              <w:szCs w:val="20"/>
            </w:rPr>
            <w:fldChar w:fldCharType="separate"/>
          </w:r>
          <w:r>
            <w:rPr>
              <w:rFonts w:ascii="Arial" w:hAnsi="Arial" w:cs="Arial"/>
              <w:noProof/>
              <w:sz w:val="20"/>
              <w:szCs w:val="20"/>
            </w:rPr>
            <w:t>3</w:t>
          </w:r>
          <w:r>
            <w:rPr>
              <w:rFonts w:ascii="Arial" w:hAnsi="Arial" w:cs="Arial"/>
              <w:sz w:val="20"/>
              <w:szCs w:val="20"/>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000" w:firstRow="0" w:lastRow="0" w:firstColumn="0" w:lastColumn="0" w:noHBand="0" w:noVBand="0"/>
    </w:tblPr>
    <w:tblGrid>
      <w:gridCol w:w="5760"/>
      <w:gridCol w:w="5760"/>
    </w:tblGrid>
    <w:tr w:rsidR="00CB6859" w14:paraId="4D9425E7" w14:textId="77777777">
      <w:tc>
        <w:tcPr>
          <w:tcW w:w="5760" w:type="dxa"/>
          <w:tcBorders>
            <w:top w:val="nil"/>
            <w:left w:val="nil"/>
            <w:bottom w:val="nil"/>
            <w:right w:val="nil"/>
          </w:tcBorders>
        </w:tcPr>
        <w:p w14:paraId="17DDC065" w14:textId="77777777" w:rsidR="00CB6859" w:rsidRDefault="00BC6AE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Printed on 4/27/2023 at  2:31 AM from HCSCPRODSLM PRODSCL</w:t>
          </w:r>
        </w:p>
      </w:tc>
      <w:tc>
        <w:tcPr>
          <w:tcW w:w="5760" w:type="dxa"/>
          <w:tcBorders>
            <w:top w:val="nil"/>
            <w:left w:val="nil"/>
            <w:bottom w:val="nil"/>
            <w:right w:val="nil"/>
          </w:tcBorders>
        </w:tcPr>
        <w:p w14:paraId="312AAF4F" w14:textId="77777777" w:rsidR="00CB6859" w:rsidRDefault="00BC6AE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 xml:space="preserve">Page </w:t>
          </w:r>
          <w:r>
            <w:rPr>
              <w:rFonts w:ascii="Arial" w:hAnsi="Arial" w:cs="Arial"/>
              <w:sz w:val="20"/>
              <w:szCs w:val="20"/>
            </w:rPr>
            <w:fldChar w:fldCharType="begin"/>
          </w:r>
          <w:r>
            <w:rPr>
              <w:rFonts w:ascii="Arial" w:hAnsi="Arial" w:cs="Arial"/>
              <w:sz w:val="20"/>
              <w:szCs w:val="20"/>
            </w:rPr>
            <w:instrText>PAGE</w:instrText>
          </w:r>
          <w:r>
            <w:rPr>
              <w:rFonts w:ascii="Arial" w:hAnsi="Arial" w:cs="Arial"/>
              <w:sz w:val="20"/>
              <w:szCs w:val="20"/>
            </w:rPr>
            <w:fldChar w:fldCharType="separate"/>
          </w:r>
          <w:r>
            <w:rPr>
              <w:rFonts w:ascii="Arial" w:hAnsi="Arial" w:cs="Arial"/>
              <w:noProof/>
              <w:sz w:val="20"/>
              <w:szCs w:val="20"/>
            </w:rPr>
            <w:t>1</w:t>
          </w:r>
          <w:r>
            <w:rPr>
              <w:rFonts w:ascii="Arial" w:hAnsi="Arial" w:cs="Arial"/>
              <w:sz w:val="20"/>
              <w:szCs w:val="20"/>
            </w:rPr>
            <w:fldChar w:fldCharType="end"/>
          </w:r>
          <w:r>
            <w:rPr>
              <w:rFonts w:ascii="Arial" w:hAnsi="Arial" w:cs="Arial"/>
              <w:sz w:val="20"/>
              <w:szCs w:val="20"/>
            </w:rPr>
            <w:t xml:space="preserve"> of </w:t>
          </w:r>
          <w:r>
            <w:rPr>
              <w:rFonts w:ascii="Arial" w:hAnsi="Arial" w:cs="Arial"/>
              <w:sz w:val="20"/>
              <w:szCs w:val="20"/>
            </w:rPr>
            <w:fldChar w:fldCharType="begin"/>
          </w:r>
          <w:r>
            <w:rPr>
              <w:rFonts w:ascii="Arial" w:hAnsi="Arial" w:cs="Arial"/>
              <w:sz w:val="20"/>
              <w:szCs w:val="20"/>
            </w:rPr>
            <w:instrText>NUMPAGES</w:instrText>
          </w:r>
          <w:r>
            <w:rPr>
              <w:rFonts w:ascii="Arial" w:hAnsi="Arial" w:cs="Arial"/>
              <w:sz w:val="20"/>
              <w:szCs w:val="20"/>
            </w:rPr>
            <w:fldChar w:fldCharType="separate"/>
          </w:r>
          <w:r>
            <w:rPr>
              <w:rFonts w:ascii="Arial" w:hAnsi="Arial" w:cs="Arial"/>
              <w:noProof/>
              <w:sz w:val="20"/>
              <w:szCs w:val="20"/>
            </w:rPr>
            <w:t>2</w:t>
          </w:r>
          <w:r>
            <w:rPr>
              <w:rFonts w:ascii="Arial" w:hAnsi="Arial" w:cs="Arial"/>
              <w:sz w:val="20"/>
              <w:szCs w:val="20"/>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7F25B" w14:textId="77777777" w:rsidR="006073AF" w:rsidRDefault="006073AF">
      <w:pPr>
        <w:spacing w:after="0" w:line="240" w:lineRule="auto"/>
      </w:pPr>
      <w:r>
        <w:separator/>
      </w:r>
    </w:p>
  </w:footnote>
  <w:footnote w:type="continuationSeparator" w:id="0">
    <w:p w14:paraId="734CA4EF" w14:textId="77777777" w:rsidR="006073AF" w:rsidRDefault="006073AF">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rald Y Uyesato">
    <w15:presenceInfo w15:providerId="AD" w15:userId="S::Gerald.Y.Uyesato@kp.org::5b908658-0964-4ca3-ad2e-e6fe0ba641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AE6"/>
    <w:rsid w:val="000D3F50"/>
    <w:rsid w:val="0015590B"/>
    <w:rsid w:val="001E6CEE"/>
    <w:rsid w:val="00243BD5"/>
    <w:rsid w:val="00255875"/>
    <w:rsid w:val="002E5044"/>
    <w:rsid w:val="00373B2F"/>
    <w:rsid w:val="00452D5A"/>
    <w:rsid w:val="00472101"/>
    <w:rsid w:val="006073AF"/>
    <w:rsid w:val="00723EE0"/>
    <w:rsid w:val="00764F19"/>
    <w:rsid w:val="00822F74"/>
    <w:rsid w:val="008904CB"/>
    <w:rsid w:val="009A3EF3"/>
    <w:rsid w:val="00BC6AE6"/>
    <w:rsid w:val="00BD1118"/>
    <w:rsid w:val="00BD20C5"/>
    <w:rsid w:val="00C252BE"/>
    <w:rsid w:val="00CB6859"/>
    <w:rsid w:val="00D72E69"/>
    <w:rsid w:val="00E66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7272F2"/>
  <w14:defaultImageDpi w14:val="0"/>
  <w15:docId w15:val="{76DE1DE2-D863-4A65-8632-B3FDBF34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autoSpaceDE w:val="0"/>
      <w:autoSpaceDN w:val="0"/>
      <w:adjustRightInd w:val="0"/>
      <w:spacing w:after="0" w:line="240" w:lineRule="auto"/>
      <w:outlineLvl w:val="0"/>
    </w:pPr>
    <w:rPr>
      <w:rFonts w:ascii="Arial" w:hAnsi="Arial" w:cs="Arial"/>
      <w:sz w:val="24"/>
      <w:szCs w:val="24"/>
    </w:rPr>
  </w:style>
  <w:style w:type="paragraph" w:styleId="Heading2">
    <w:name w:val="heading 2"/>
    <w:basedOn w:val="Normal"/>
    <w:next w:val="Normal"/>
    <w:link w:val="Heading2Char"/>
    <w:uiPriority w:val="99"/>
    <w:qFormat/>
    <w:pPr>
      <w:widowControl w:val="0"/>
      <w:autoSpaceDE w:val="0"/>
      <w:autoSpaceDN w:val="0"/>
      <w:adjustRightInd w:val="0"/>
      <w:spacing w:after="0" w:line="240" w:lineRule="auto"/>
      <w:outlineLvl w:val="1"/>
    </w:pPr>
    <w:rPr>
      <w:rFonts w:ascii="Arial" w:hAnsi="Arial" w:cs="Arial"/>
      <w:sz w:val="24"/>
      <w:szCs w:val="24"/>
    </w:rPr>
  </w:style>
  <w:style w:type="paragraph" w:styleId="Heading3">
    <w:name w:val="heading 3"/>
    <w:basedOn w:val="Normal"/>
    <w:next w:val="Normal"/>
    <w:link w:val="Heading3Char"/>
    <w:uiPriority w:val="99"/>
    <w:qFormat/>
    <w:pPr>
      <w:widowControl w:val="0"/>
      <w:autoSpaceDE w:val="0"/>
      <w:autoSpaceDN w:val="0"/>
      <w:adjustRightInd w:val="0"/>
      <w:spacing w:after="0" w:line="240" w:lineRule="auto"/>
      <w:outlineLvl w:val="2"/>
    </w:pPr>
    <w:rPr>
      <w:rFonts w:ascii="Arial" w:hAnsi="Arial" w:cs="Arial"/>
      <w:sz w:val="24"/>
      <w:szCs w:val="24"/>
    </w:rPr>
  </w:style>
  <w:style w:type="paragraph" w:styleId="Heading4">
    <w:name w:val="heading 4"/>
    <w:basedOn w:val="Normal"/>
    <w:next w:val="Normal"/>
    <w:link w:val="Heading4Char"/>
    <w:uiPriority w:val="99"/>
    <w:qFormat/>
    <w:pPr>
      <w:widowControl w:val="0"/>
      <w:autoSpaceDE w:val="0"/>
      <w:autoSpaceDN w:val="0"/>
      <w:adjustRightInd w:val="0"/>
      <w:spacing w:after="0" w:line="240" w:lineRule="auto"/>
      <w:outlineLvl w:val="3"/>
    </w:pPr>
    <w:rPr>
      <w:rFonts w:ascii="Arial" w:hAnsi="Arial" w:cs="Arial"/>
      <w:sz w:val="24"/>
      <w:szCs w:val="24"/>
    </w:rPr>
  </w:style>
  <w:style w:type="paragraph" w:styleId="Heading5">
    <w:name w:val="heading 5"/>
    <w:basedOn w:val="Normal"/>
    <w:next w:val="Normal"/>
    <w:link w:val="Heading5Char"/>
    <w:uiPriority w:val="99"/>
    <w:qFormat/>
    <w:pPr>
      <w:widowControl w:val="0"/>
      <w:autoSpaceDE w:val="0"/>
      <w:autoSpaceDN w:val="0"/>
      <w:adjustRightInd w:val="0"/>
      <w:spacing w:after="0" w:line="240" w:lineRule="auto"/>
      <w:outlineLvl w:val="4"/>
    </w:pPr>
    <w:rPr>
      <w:rFonts w:ascii="Arial" w:hAnsi="Arial" w:cs="Arial"/>
      <w:sz w:val="24"/>
      <w:szCs w:val="24"/>
    </w:rPr>
  </w:style>
  <w:style w:type="paragraph" w:styleId="Heading6">
    <w:name w:val="heading 6"/>
    <w:basedOn w:val="Normal"/>
    <w:next w:val="Normal"/>
    <w:link w:val="Heading6Char"/>
    <w:uiPriority w:val="99"/>
    <w:qFormat/>
    <w:pPr>
      <w:widowControl w:val="0"/>
      <w:autoSpaceDE w:val="0"/>
      <w:autoSpaceDN w:val="0"/>
      <w:adjustRightInd w:val="0"/>
      <w:spacing w:after="0" w:line="240" w:lineRule="auto"/>
      <w:outlineLvl w:val="5"/>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paragraph" w:styleId="Revision">
    <w:name w:val="Revision"/>
    <w:hidden/>
    <w:uiPriority w:val="99"/>
    <w:semiHidden/>
    <w:rsid w:val="00255875"/>
    <w:pPr>
      <w:spacing w:after="0" w:line="240" w:lineRule="auto"/>
    </w:pPr>
  </w:style>
  <w:style w:type="character" w:styleId="CommentReference">
    <w:name w:val="annotation reference"/>
    <w:basedOn w:val="DefaultParagraphFont"/>
    <w:uiPriority w:val="99"/>
    <w:semiHidden/>
    <w:unhideWhenUsed/>
    <w:rsid w:val="00243BD5"/>
    <w:rPr>
      <w:sz w:val="16"/>
      <w:szCs w:val="16"/>
    </w:rPr>
  </w:style>
  <w:style w:type="paragraph" w:styleId="CommentText">
    <w:name w:val="annotation text"/>
    <w:basedOn w:val="Normal"/>
    <w:link w:val="CommentTextChar"/>
    <w:uiPriority w:val="99"/>
    <w:unhideWhenUsed/>
    <w:rsid w:val="00243BD5"/>
    <w:pPr>
      <w:spacing w:line="240" w:lineRule="auto"/>
    </w:pPr>
    <w:rPr>
      <w:sz w:val="20"/>
      <w:szCs w:val="20"/>
    </w:rPr>
  </w:style>
  <w:style w:type="character" w:customStyle="1" w:styleId="CommentTextChar">
    <w:name w:val="Comment Text Char"/>
    <w:basedOn w:val="DefaultParagraphFont"/>
    <w:link w:val="CommentText"/>
    <w:uiPriority w:val="99"/>
    <w:rsid w:val="00243BD5"/>
    <w:rPr>
      <w:sz w:val="20"/>
      <w:szCs w:val="20"/>
    </w:rPr>
  </w:style>
  <w:style w:type="paragraph" w:styleId="CommentSubject">
    <w:name w:val="annotation subject"/>
    <w:basedOn w:val="CommentText"/>
    <w:next w:val="CommentText"/>
    <w:link w:val="CommentSubjectChar"/>
    <w:uiPriority w:val="99"/>
    <w:semiHidden/>
    <w:unhideWhenUsed/>
    <w:rsid w:val="00243BD5"/>
    <w:rPr>
      <w:b/>
      <w:bCs/>
    </w:rPr>
  </w:style>
  <w:style w:type="character" w:customStyle="1" w:styleId="CommentSubjectChar">
    <w:name w:val="Comment Subject Char"/>
    <w:basedOn w:val="CommentTextChar"/>
    <w:link w:val="CommentSubject"/>
    <w:uiPriority w:val="99"/>
    <w:semiHidden/>
    <w:rsid w:val="00243B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45</Pages>
  <Words>10519</Words>
  <Characters>59961</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Y Uyesato</dc:creator>
  <cp:keywords/>
  <dc:description/>
  <cp:lastModifiedBy>Gerald Y Uyesato</cp:lastModifiedBy>
  <cp:revision>13</cp:revision>
  <dcterms:created xsi:type="dcterms:W3CDTF">2023-12-13T22:22:00Z</dcterms:created>
  <dcterms:modified xsi:type="dcterms:W3CDTF">2023-12-18T23:59:00Z</dcterms:modified>
</cp:coreProperties>
</file>